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E0061" w14:textId="77777777" w:rsidR="00FD1FD0" w:rsidRPr="00CD2636" w:rsidRDefault="00FD1FD0" w:rsidP="00FD1FD0">
      <w:pPr>
        <w:spacing w:line="259" w:lineRule="auto"/>
        <w:jc w:val="both"/>
        <w:rPr>
          <w:rFonts w:ascii="Times New Roman" w:eastAsia="Aptos" w:hAnsi="Times New Roman" w:cs="Times New Roman"/>
          <w:b/>
          <w:bCs/>
          <w:lang w:val="en-US"/>
        </w:rPr>
      </w:pPr>
      <w:r w:rsidRPr="00CD2636">
        <w:rPr>
          <w:rFonts w:ascii="Times New Roman" w:eastAsia="Aptos" w:hAnsi="Times New Roman" w:cs="Times New Roman"/>
          <w:b/>
          <w:bCs/>
          <w:lang w:val="en-US"/>
        </w:rPr>
        <w:t xml:space="preserve">Biochemical and transcriptomic response of the metallotolerant black fungus </w:t>
      </w:r>
      <w:r w:rsidRPr="00CD2636">
        <w:rPr>
          <w:rFonts w:ascii="Times New Roman" w:eastAsia="Aptos" w:hAnsi="Times New Roman" w:cs="Times New Roman"/>
          <w:b/>
          <w:bCs/>
          <w:i/>
          <w:iCs/>
          <w:lang w:val="en-US"/>
        </w:rPr>
        <w:t>Exophiala</w:t>
      </w:r>
      <w:r w:rsidRPr="00CD2636">
        <w:rPr>
          <w:rFonts w:ascii="Times New Roman" w:eastAsia="Aptos" w:hAnsi="Times New Roman" w:cs="Times New Roman"/>
          <w:b/>
          <w:bCs/>
          <w:lang w:val="en-US"/>
        </w:rPr>
        <w:t xml:space="preserve"> </w:t>
      </w:r>
      <w:r w:rsidRPr="00CD2636">
        <w:rPr>
          <w:rFonts w:ascii="Times New Roman" w:eastAsia="Aptos" w:hAnsi="Times New Roman" w:cs="Times New Roman"/>
          <w:b/>
          <w:bCs/>
          <w:i/>
          <w:iCs/>
          <w:lang w:val="en-US"/>
        </w:rPr>
        <w:t>mesophila</w:t>
      </w:r>
      <w:r w:rsidRPr="00CD2636">
        <w:rPr>
          <w:rFonts w:ascii="Times New Roman" w:eastAsia="Aptos" w:hAnsi="Times New Roman" w:cs="Times New Roman"/>
          <w:b/>
          <w:bCs/>
          <w:lang w:val="en-US"/>
        </w:rPr>
        <w:t xml:space="preserve"> upon exposure to toxic concentrations of As(V) and Cr(VI)</w:t>
      </w:r>
    </w:p>
    <w:p w14:paraId="48589D79" w14:textId="77777777" w:rsidR="00FD1FD0" w:rsidRPr="00CD2636" w:rsidRDefault="00FD1FD0" w:rsidP="00FD1FD0">
      <w:pPr>
        <w:rPr>
          <w:rFonts w:ascii="Times New Roman" w:hAnsi="Times New Roman" w:cs="Times New Roman"/>
          <w:lang w:val="en-US"/>
        </w:rPr>
      </w:pPr>
    </w:p>
    <w:p w14:paraId="084C9514" w14:textId="16F822B8" w:rsidR="00FD1FD0" w:rsidRPr="00184E37" w:rsidRDefault="00FD1FD0" w:rsidP="00FD1FD0">
      <w:pPr>
        <w:rPr>
          <w:rFonts w:ascii="Times New Roman" w:hAnsi="Times New Roman" w:cs="Times New Roman"/>
          <w:sz w:val="20"/>
          <w:szCs w:val="20"/>
          <w:lang w:val="en-US"/>
        </w:rPr>
      </w:pPr>
      <w:r w:rsidRPr="00184E37">
        <w:rPr>
          <w:rFonts w:ascii="Times New Roman" w:hAnsi="Times New Roman" w:cs="Times New Roman"/>
          <w:sz w:val="20"/>
          <w:szCs w:val="20"/>
          <w:lang w:val="en-US"/>
        </w:rPr>
        <w:t>Cristy Medina-Armijo</w:t>
      </w:r>
      <w:r w:rsidRPr="00184E37">
        <w:rPr>
          <w:rFonts w:ascii="Times New Roman" w:hAnsi="Times New Roman" w:cs="Times New Roman"/>
          <w:sz w:val="20"/>
          <w:szCs w:val="20"/>
          <w:vertAlign w:val="superscript"/>
          <w:lang w:val="en-US"/>
        </w:rPr>
        <w:t>1</w:t>
      </w:r>
      <w:r w:rsidRPr="00184E37">
        <w:rPr>
          <w:rFonts w:ascii="Times New Roman" w:hAnsi="Times New Roman" w:cs="Times New Roman"/>
          <w:sz w:val="20"/>
          <w:szCs w:val="20"/>
          <w:lang w:val="en-US"/>
        </w:rPr>
        <w:t>, Ibraheem Yousef</w:t>
      </w:r>
      <w:r w:rsidRPr="00184E37">
        <w:rPr>
          <w:rFonts w:ascii="Times New Roman" w:hAnsi="Times New Roman" w:cs="Times New Roman"/>
          <w:sz w:val="20"/>
          <w:szCs w:val="20"/>
          <w:vertAlign w:val="superscript"/>
          <w:lang w:val="en-US"/>
        </w:rPr>
        <w:t>2</w:t>
      </w:r>
      <w:r w:rsidRPr="00184E37">
        <w:rPr>
          <w:rFonts w:ascii="Times New Roman" w:hAnsi="Times New Roman" w:cs="Times New Roman"/>
          <w:sz w:val="20"/>
          <w:szCs w:val="20"/>
          <w:lang w:val="en-US"/>
        </w:rPr>
        <w:t>, Francesc X. Prenafeta-Boldú</w:t>
      </w:r>
      <w:r w:rsidRPr="00184E37">
        <w:rPr>
          <w:rFonts w:ascii="Times New Roman" w:hAnsi="Times New Roman" w:cs="Times New Roman"/>
          <w:sz w:val="20"/>
          <w:szCs w:val="20"/>
          <w:vertAlign w:val="superscript"/>
          <w:lang w:val="en-US"/>
        </w:rPr>
        <w:t>1</w:t>
      </w:r>
      <w:r w:rsidRPr="00184E37">
        <w:rPr>
          <w:rFonts w:ascii="Times New Roman" w:hAnsi="Times New Roman" w:cs="Times New Roman"/>
          <w:sz w:val="20"/>
          <w:szCs w:val="20"/>
          <w:lang w:val="en-US"/>
        </w:rPr>
        <w:t>.</w:t>
      </w:r>
    </w:p>
    <w:p w14:paraId="7CFFC37B" w14:textId="77777777" w:rsidR="00FD1FD0" w:rsidRPr="00184E37" w:rsidRDefault="00FD1FD0" w:rsidP="00FD1FD0">
      <w:pPr>
        <w:rPr>
          <w:rFonts w:ascii="Times New Roman" w:hAnsi="Times New Roman" w:cs="Times New Roman"/>
          <w:sz w:val="20"/>
          <w:szCs w:val="20"/>
          <w:lang w:val="en-US"/>
        </w:rPr>
      </w:pPr>
      <w:r w:rsidRPr="00184E37">
        <w:rPr>
          <w:rFonts w:ascii="Times New Roman" w:hAnsi="Times New Roman" w:cs="Times New Roman"/>
          <w:sz w:val="20"/>
          <w:szCs w:val="20"/>
          <w:vertAlign w:val="superscript"/>
          <w:lang w:val="en-US"/>
        </w:rPr>
        <w:t>1</w:t>
      </w:r>
      <w:r w:rsidRPr="00184E37">
        <w:rPr>
          <w:rFonts w:ascii="Times New Roman" w:hAnsi="Times New Roman" w:cs="Times New Roman"/>
          <w:sz w:val="20"/>
          <w:szCs w:val="20"/>
          <w:lang w:val="en-US"/>
        </w:rPr>
        <w:t>Program of Sustainability in Biosystems, Institute of Agrifood Research and Technology (IRTA), Caldes de Montbui, Catalonia, Spain.</w:t>
      </w:r>
    </w:p>
    <w:p w14:paraId="7AFB2DC1" w14:textId="6701BC78" w:rsidR="00FD1FD0" w:rsidRPr="00184E37" w:rsidRDefault="00FD1FD0" w:rsidP="00FD1FD0">
      <w:pPr>
        <w:rPr>
          <w:rFonts w:ascii="Times New Roman" w:hAnsi="Times New Roman" w:cs="Times New Roman"/>
          <w:sz w:val="20"/>
          <w:szCs w:val="20"/>
          <w:lang w:val="en-US"/>
        </w:rPr>
      </w:pPr>
      <w:r w:rsidRPr="00184E37">
        <w:rPr>
          <w:rFonts w:ascii="Times New Roman" w:hAnsi="Times New Roman" w:cs="Times New Roman"/>
          <w:sz w:val="20"/>
          <w:szCs w:val="20"/>
          <w:vertAlign w:val="superscript"/>
          <w:lang w:val="en-US"/>
        </w:rPr>
        <w:t>2</w:t>
      </w:r>
      <w:r w:rsidRPr="00184E37">
        <w:rPr>
          <w:rFonts w:ascii="Times New Roman" w:hAnsi="Times New Roman" w:cs="Times New Roman"/>
          <w:sz w:val="20"/>
          <w:szCs w:val="20"/>
          <w:lang w:val="en-US"/>
        </w:rPr>
        <w:t>ALBA Synchrotron Light Source, Cerdanyola del Vallés, Catalonia, Spain.</w:t>
      </w:r>
    </w:p>
    <w:p w14:paraId="111750DC" w14:textId="77777777" w:rsidR="00FD1FD0" w:rsidRPr="00CD2636" w:rsidRDefault="00FD1FD0" w:rsidP="00FD1FD0">
      <w:pPr>
        <w:rPr>
          <w:rFonts w:ascii="Times New Roman" w:hAnsi="Times New Roman" w:cs="Times New Roman"/>
          <w:lang w:val="en-US"/>
        </w:rPr>
      </w:pPr>
    </w:p>
    <w:p w14:paraId="4685B242" w14:textId="77777777" w:rsidR="00FD1FD0" w:rsidRPr="00CD2636" w:rsidRDefault="00FD1FD0" w:rsidP="00FD1FD0">
      <w:pPr>
        <w:rPr>
          <w:rFonts w:ascii="Times New Roman" w:hAnsi="Times New Roman" w:cs="Times New Roman"/>
          <w:lang w:val="en-US"/>
        </w:rPr>
      </w:pPr>
      <w:r w:rsidRPr="00CD2636">
        <w:rPr>
          <w:rFonts w:ascii="Times New Roman" w:hAnsi="Times New Roman" w:cs="Times New Roman"/>
          <w:lang w:val="en-US"/>
        </w:rPr>
        <w:t>Abstract</w:t>
      </w:r>
    </w:p>
    <w:p w14:paraId="724B65C8" w14:textId="4FE441D6" w:rsidR="00FD1FD0" w:rsidRPr="00FD1FD0" w:rsidRDefault="00FD1FD0" w:rsidP="00506E26">
      <w:pPr>
        <w:jc w:val="both"/>
        <w:rPr>
          <w:rFonts w:ascii="Times New Roman" w:eastAsia="Aptos" w:hAnsi="Times New Roman" w:cs="Times New Roman"/>
          <w:sz w:val="20"/>
          <w:szCs w:val="20"/>
          <w:lang w:val="en-US"/>
        </w:rPr>
        <w:pPrChange w:id="0" w:author="Prenafeta, Francesc" w:date="2025-01-31T17:42:00Z" w16du:dateUtc="2025-01-31T16:42:00Z">
          <w:pPr>
            <w:spacing w:line="259" w:lineRule="auto"/>
            <w:jc w:val="both"/>
          </w:pPr>
        </w:pPrChange>
      </w:pPr>
      <w:r w:rsidRPr="00FD1FD0">
        <w:rPr>
          <w:rFonts w:ascii="Times New Roman" w:eastAsia="Aptos" w:hAnsi="Times New Roman" w:cs="Times New Roman"/>
          <w:i/>
          <w:iCs/>
          <w:sz w:val="20"/>
          <w:szCs w:val="20"/>
          <w:lang w:val="en-US"/>
        </w:rPr>
        <w:t>Exophiala mesophila</w:t>
      </w:r>
      <w:r w:rsidRPr="00FD1FD0">
        <w:rPr>
          <w:rFonts w:ascii="Times New Roman" w:eastAsia="Aptos" w:hAnsi="Times New Roman" w:cs="Times New Roman"/>
          <w:sz w:val="20"/>
          <w:szCs w:val="20"/>
          <w:lang w:val="en-US"/>
        </w:rPr>
        <w:t xml:space="preserve"> is a </w:t>
      </w:r>
      <w:del w:id="1" w:author="Prenafeta, Francesc" w:date="2025-01-31T16:53:00Z" w16du:dateUtc="2025-01-31T15:53:00Z">
        <w:r w:rsidRPr="00FD1FD0" w:rsidDel="005451EF">
          <w:rPr>
            <w:rFonts w:ascii="Times New Roman" w:eastAsia="Aptos" w:hAnsi="Times New Roman" w:cs="Times New Roman"/>
            <w:sz w:val="20"/>
            <w:szCs w:val="20"/>
            <w:lang w:val="en-US"/>
          </w:rPr>
          <w:delText>filamentous black</w:delText>
        </w:r>
      </w:del>
      <w:ins w:id="2" w:author="Prenafeta, Francesc" w:date="2025-01-31T16:53:00Z" w16du:dateUtc="2025-01-31T15:53:00Z">
        <w:r w:rsidR="005451EF">
          <w:rPr>
            <w:rFonts w:ascii="Times New Roman" w:eastAsia="Aptos" w:hAnsi="Times New Roman" w:cs="Times New Roman"/>
            <w:sz w:val="20"/>
            <w:szCs w:val="20"/>
            <w:lang w:val="en-US"/>
          </w:rPr>
          <w:t>demat</w:t>
        </w:r>
      </w:ins>
      <w:ins w:id="3" w:author="Prenafeta, Francesc" w:date="2025-01-31T17:37:00Z" w16du:dateUtc="2025-01-31T16:37:00Z">
        <w:r w:rsidR="008B774F">
          <w:rPr>
            <w:rFonts w:ascii="Times New Roman" w:eastAsia="Aptos" w:hAnsi="Times New Roman" w:cs="Times New Roman"/>
            <w:sz w:val="20"/>
            <w:szCs w:val="20"/>
            <w:lang w:val="en-US"/>
          </w:rPr>
          <w:t>i</w:t>
        </w:r>
      </w:ins>
      <w:ins w:id="4" w:author="Prenafeta, Francesc" w:date="2025-01-31T16:53:00Z" w16du:dateUtc="2025-01-31T15:53:00Z">
        <w:r w:rsidR="005451EF">
          <w:rPr>
            <w:rFonts w:ascii="Times New Roman" w:eastAsia="Aptos" w:hAnsi="Times New Roman" w:cs="Times New Roman"/>
            <w:sz w:val="20"/>
            <w:szCs w:val="20"/>
            <w:lang w:val="en-US"/>
          </w:rPr>
          <w:t>aceous</w:t>
        </w:r>
      </w:ins>
      <w:r w:rsidRPr="00FD1FD0">
        <w:rPr>
          <w:rFonts w:ascii="Times New Roman" w:eastAsia="Aptos" w:hAnsi="Times New Roman" w:cs="Times New Roman"/>
          <w:sz w:val="20"/>
          <w:szCs w:val="20"/>
          <w:lang w:val="en-US"/>
        </w:rPr>
        <w:t xml:space="preserve"> fungus in the Chaetothyriales order that exhibits </w:t>
      </w:r>
      <w:ins w:id="5" w:author="Prenafeta, Francesc" w:date="2025-01-31T19:34:00Z" w16du:dateUtc="2025-01-31T18:34:00Z">
        <w:r w:rsidR="009567F5">
          <w:rPr>
            <w:rFonts w:ascii="Times New Roman" w:eastAsia="Aptos" w:hAnsi="Times New Roman" w:cs="Times New Roman"/>
            <w:sz w:val="20"/>
            <w:szCs w:val="20"/>
            <w:lang w:val="en-US"/>
          </w:rPr>
          <w:t xml:space="preserve">a </w:t>
        </w:r>
      </w:ins>
      <w:r w:rsidRPr="00FD1FD0">
        <w:rPr>
          <w:rFonts w:ascii="Times New Roman" w:eastAsia="Aptos" w:hAnsi="Times New Roman" w:cs="Times New Roman"/>
          <w:sz w:val="20"/>
          <w:szCs w:val="20"/>
          <w:lang w:val="en-US"/>
        </w:rPr>
        <w:t xml:space="preserve">remarkable </w:t>
      </w:r>
      <w:del w:id="6" w:author="Prenafeta, Francesc" w:date="2025-01-31T19:35:00Z" w16du:dateUtc="2025-01-31T18:35:00Z">
        <w:r w:rsidRPr="00FD1FD0" w:rsidDel="002521C9">
          <w:rPr>
            <w:rFonts w:ascii="Times New Roman" w:eastAsia="Aptos" w:hAnsi="Times New Roman" w:cs="Times New Roman"/>
            <w:sz w:val="20"/>
            <w:szCs w:val="20"/>
            <w:lang w:val="en-US"/>
          </w:rPr>
          <w:delText xml:space="preserve">biochemical and metabolic </w:delText>
        </w:r>
      </w:del>
      <w:r w:rsidRPr="00FD1FD0">
        <w:rPr>
          <w:rFonts w:ascii="Times New Roman" w:eastAsia="Aptos" w:hAnsi="Times New Roman" w:cs="Times New Roman"/>
          <w:sz w:val="20"/>
          <w:szCs w:val="20"/>
          <w:lang w:val="en-US"/>
        </w:rPr>
        <w:t xml:space="preserve">adaptability to </w:t>
      </w:r>
      <w:del w:id="7" w:author="Prenafeta, Francesc" w:date="2025-01-31T19:36:00Z" w16du:dateUtc="2025-01-31T18:36:00Z">
        <w:r w:rsidRPr="00FD1FD0" w:rsidDel="00CC420F">
          <w:rPr>
            <w:rFonts w:ascii="Times New Roman" w:eastAsia="Aptos" w:hAnsi="Times New Roman" w:cs="Times New Roman"/>
            <w:sz w:val="20"/>
            <w:szCs w:val="20"/>
            <w:lang w:val="en-US"/>
          </w:rPr>
          <w:delText xml:space="preserve">toxic </w:delText>
        </w:r>
      </w:del>
      <w:ins w:id="8" w:author="Prenafeta, Francesc" w:date="2025-01-31T19:36:00Z" w16du:dateUtc="2025-01-31T18:36:00Z">
        <w:r w:rsidR="00CC420F">
          <w:rPr>
            <w:rFonts w:ascii="Times New Roman" w:eastAsia="Aptos" w:hAnsi="Times New Roman" w:cs="Times New Roman"/>
            <w:sz w:val="20"/>
            <w:szCs w:val="20"/>
            <w:lang w:val="en-US"/>
          </w:rPr>
          <w:t>high</w:t>
        </w:r>
        <w:r w:rsidR="00CC420F" w:rsidRPr="00FD1FD0">
          <w:rPr>
            <w:rFonts w:ascii="Times New Roman" w:eastAsia="Aptos" w:hAnsi="Times New Roman" w:cs="Times New Roman"/>
            <w:sz w:val="20"/>
            <w:szCs w:val="20"/>
            <w:lang w:val="en-US"/>
          </w:rPr>
          <w:t xml:space="preserve"> </w:t>
        </w:r>
      </w:ins>
      <w:del w:id="9" w:author="Prenafeta, Francesc" w:date="2025-01-31T19:35:00Z" w16du:dateUtc="2025-01-31T18:35:00Z">
        <w:r w:rsidRPr="00FD1FD0" w:rsidDel="009949EC">
          <w:rPr>
            <w:rFonts w:ascii="Times New Roman" w:eastAsia="Aptos" w:hAnsi="Times New Roman" w:cs="Times New Roman"/>
            <w:sz w:val="20"/>
            <w:szCs w:val="20"/>
            <w:lang w:val="en-US"/>
          </w:rPr>
          <w:delText xml:space="preserve">chemicals. This fungus displays exceptional tolerance to high </w:delText>
        </w:r>
      </w:del>
      <w:r w:rsidRPr="00FD1FD0">
        <w:rPr>
          <w:rFonts w:ascii="Times New Roman" w:eastAsia="Aptos" w:hAnsi="Times New Roman" w:cs="Times New Roman"/>
          <w:sz w:val="20"/>
          <w:szCs w:val="20"/>
          <w:lang w:val="en-US"/>
        </w:rPr>
        <w:t>concentrations of heavy metals and metalloids (HMM</w:t>
      </w:r>
      <w:del w:id="10" w:author="Prenafeta, Francesc" w:date="2025-01-31T16:39:00Z" w16du:dateUtc="2025-01-31T15:39:00Z">
        <w:r w:rsidRPr="00FD1FD0" w:rsidDel="00EC5C95">
          <w:rPr>
            <w:rFonts w:ascii="Times New Roman" w:eastAsia="Aptos" w:hAnsi="Times New Roman" w:cs="Times New Roman"/>
            <w:sz w:val="20"/>
            <w:szCs w:val="20"/>
            <w:lang w:val="en-US"/>
          </w:rPr>
          <w:delText>s</w:delText>
        </w:r>
      </w:del>
      <w:r w:rsidRPr="00FD1FD0">
        <w:rPr>
          <w:rFonts w:ascii="Times New Roman" w:eastAsia="Aptos" w:hAnsi="Times New Roman" w:cs="Times New Roman"/>
          <w:sz w:val="20"/>
          <w:szCs w:val="20"/>
          <w:lang w:val="en-US"/>
        </w:rPr>
        <w:t>)</w:t>
      </w:r>
      <w:del w:id="11" w:author="Prenafeta, Francesc" w:date="2025-01-31T16:42:00Z" w16du:dateUtc="2025-01-31T15:42:00Z">
        <w:r w:rsidRPr="00FD1FD0" w:rsidDel="00263F38">
          <w:rPr>
            <w:rFonts w:ascii="Times New Roman" w:eastAsia="Aptos" w:hAnsi="Times New Roman" w:cs="Times New Roman"/>
            <w:sz w:val="20"/>
            <w:szCs w:val="20"/>
            <w:lang w:val="en-US"/>
          </w:rPr>
          <w:delText xml:space="preserve"> like arsenic As(V) and chromium Cr(VI)</w:delText>
        </w:r>
      </w:del>
      <w:r w:rsidRPr="00FD1FD0">
        <w:rPr>
          <w:rFonts w:ascii="Times New Roman" w:eastAsia="Aptos" w:hAnsi="Times New Roman" w:cs="Times New Roman"/>
          <w:sz w:val="20"/>
          <w:szCs w:val="20"/>
          <w:lang w:val="en-US"/>
        </w:rPr>
        <w:t>. This study investigated the</w:t>
      </w:r>
      <w:del w:id="12" w:author="Prenafeta, Francesc" w:date="2025-01-31T19:31:00Z" w16du:dateUtc="2025-01-31T18:31:00Z">
        <w:r w:rsidRPr="00FD1FD0" w:rsidDel="004F19E0">
          <w:rPr>
            <w:rFonts w:ascii="Times New Roman" w:eastAsia="Aptos" w:hAnsi="Times New Roman" w:cs="Times New Roman"/>
            <w:sz w:val="20"/>
            <w:szCs w:val="20"/>
            <w:lang w:val="en-US"/>
          </w:rPr>
          <w:delText xml:space="preserve"> overall</w:delText>
        </w:r>
      </w:del>
      <w:r w:rsidRPr="00FD1FD0">
        <w:rPr>
          <w:rFonts w:ascii="Times New Roman" w:eastAsia="Aptos" w:hAnsi="Times New Roman" w:cs="Times New Roman"/>
          <w:sz w:val="20"/>
          <w:szCs w:val="20"/>
          <w:lang w:val="en-US"/>
        </w:rPr>
        <w:t xml:space="preserve"> biochemical and transcriptomic </w:t>
      </w:r>
      <w:ins w:id="13" w:author="Prenafeta, Francesc" w:date="2025-01-31T19:35:00Z" w16du:dateUtc="2025-01-31T18:35:00Z">
        <w:r w:rsidR="00CC420F">
          <w:rPr>
            <w:rFonts w:ascii="Times New Roman" w:eastAsia="Aptos" w:hAnsi="Times New Roman" w:cs="Times New Roman"/>
            <w:sz w:val="20"/>
            <w:szCs w:val="20"/>
            <w:lang w:val="en-US"/>
          </w:rPr>
          <w:t xml:space="preserve">stress </w:t>
        </w:r>
      </w:ins>
      <w:r w:rsidRPr="00FD1FD0">
        <w:rPr>
          <w:rFonts w:ascii="Times New Roman" w:eastAsia="Aptos" w:hAnsi="Times New Roman" w:cs="Times New Roman"/>
          <w:sz w:val="20"/>
          <w:szCs w:val="20"/>
          <w:lang w:val="en-US"/>
        </w:rPr>
        <w:t xml:space="preserve">response of </w:t>
      </w:r>
      <w:r w:rsidRPr="00FD1FD0">
        <w:rPr>
          <w:rFonts w:ascii="Times New Roman" w:eastAsia="Aptos" w:hAnsi="Times New Roman" w:cs="Times New Roman"/>
          <w:i/>
          <w:iCs/>
          <w:sz w:val="20"/>
          <w:szCs w:val="20"/>
          <w:lang w:val="en-US"/>
        </w:rPr>
        <w:t>E. mesophila</w:t>
      </w:r>
      <w:r w:rsidRPr="00FD1FD0">
        <w:rPr>
          <w:rFonts w:ascii="Times New Roman" w:eastAsia="Aptos" w:hAnsi="Times New Roman" w:cs="Times New Roman"/>
          <w:sz w:val="20"/>
          <w:szCs w:val="20"/>
          <w:lang w:val="en-US"/>
        </w:rPr>
        <w:t xml:space="preserve"> </w:t>
      </w:r>
      <w:ins w:id="14" w:author="Prenafeta, Francesc" w:date="2025-01-31T16:39:00Z" w16du:dateUtc="2025-01-31T15:39:00Z">
        <w:r w:rsidR="00FE6906">
          <w:rPr>
            <w:rFonts w:ascii="Times New Roman" w:eastAsia="Aptos" w:hAnsi="Times New Roman" w:cs="Times New Roman"/>
            <w:sz w:val="20"/>
            <w:szCs w:val="20"/>
            <w:lang w:val="en-US"/>
          </w:rPr>
          <w:t xml:space="preserve">strain </w:t>
        </w:r>
      </w:ins>
      <w:ins w:id="15" w:author="Prenafeta, Francesc" w:date="2025-01-31T19:30:00Z" w16du:dateUtc="2025-01-31T18:30:00Z">
        <w:r w:rsidR="00C816E3" w:rsidRPr="00C816E3">
          <w:rPr>
            <w:rFonts w:ascii="Times New Roman" w:eastAsia="Aptos" w:hAnsi="Times New Roman" w:cs="Times New Roman"/>
            <w:sz w:val="20"/>
            <w:szCs w:val="20"/>
            <w:lang w:val="en-US"/>
          </w:rPr>
          <w:t>IRTA M2-F10</w:t>
        </w:r>
      </w:ins>
      <w:del w:id="16" w:author="Prenafeta, Francesc" w:date="2025-01-31T19:36:00Z" w16du:dateUtc="2025-01-31T18:36:00Z">
        <w:r w:rsidRPr="00FD1FD0" w:rsidDel="00CC420F">
          <w:rPr>
            <w:rFonts w:ascii="Times New Roman" w:eastAsia="Aptos" w:hAnsi="Times New Roman" w:cs="Times New Roman"/>
            <w:sz w:val="20"/>
            <w:szCs w:val="20"/>
            <w:lang w:val="en-US"/>
          </w:rPr>
          <w:delText xml:space="preserve">to </w:delText>
        </w:r>
      </w:del>
      <w:del w:id="17" w:author="Prenafeta, Francesc" w:date="2025-01-31T16:42:00Z" w16du:dateUtc="2025-01-31T15:42:00Z">
        <w:r w:rsidRPr="00FD1FD0" w:rsidDel="00263F38">
          <w:rPr>
            <w:rFonts w:ascii="Times New Roman" w:eastAsia="Aptos" w:hAnsi="Times New Roman" w:cs="Times New Roman"/>
            <w:sz w:val="20"/>
            <w:szCs w:val="20"/>
            <w:lang w:val="en-US"/>
          </w:rPr>
          <w:delText xml:space="preserve">HMM </w:delText>
        </w:r>
      </w:del>
      <w:del w:id="18" w:author="Prenafeta, Francesc" w:date="2025-01-31T19:36:00Z" w16du:dateUtc="2025-01-31T18:36:00Z">
        <w:r w:rsidRPr="00FD1FD0" w:rsidDel="00CC420F">
          <w:rPr>
            <w:rFonts w:ascii="Times New Roman" w:eastAsia="Aptos" w:hAnsi="Times New Roman" w:cs="Times New Roman"/>
            <w:sz w:val="20"/>
            <w:szCs w:val="20"/>
            <w:lang w:val="en-US"/>
          </w:rPr>
          <w:delText>stress</w:delText>
        </w:r>
      </w:del>
      <w:ins w:id="19" w:author="Prenafeta, Francesc" w:date="2025-01-31T16:42:00Z" w16du:dateUtc="2025-01-31T15:42:00Z">
        <w:r w:rsidR="00263F38">
          <w:rPr>
            <w:rFonts w:ascii="Times New Roman" w:eastAsia="Aptos" w:hAnsi="Times New Roman" w:cs="Times New Roman"/>
            <w:sz w:val="20"/>
            <w:szCs w:val="20"/>
            <w:lang w:val="en-US"/>
          </w:rPr>
          <w:t xml:space="preserve"> </w:t>
        </w:r>
      </w:ins>
      <w:ins w:id="20" w:author="Prenafeta, Francesc" w:date="2025-01-31T19:36:00Z" w16du:dateUtc="2025-01-31T18:36:00Z">
        <w:r w:rsidR="008B0339">
          <w:rPr>
            <w:rFonts w:ascii="Times New Roman" w:eastAsia="Aptos" w:hAnsi="Times New Roman" w:cs="Times New Roman"/>
            <w:sz w:val="20"/>
            <w:szCs w:val="20"/>
            <w:lang w:val="en-US"/>
          </w:rPr>
          <w:t xml:space="preserve">upon </w:t>
        </w:r>
      </w:ins>
      <w:ins w:id="21" w:author="Prenafeta, Francesc" w:date="2025-01-31T16:42:00Z" w16du:dateUtc="2025-01-31T15:42:00Z">
        <w:r w:rsidR="00263F38">
          <w:rPr>
            <w:rFonts w:ascii="Times New Roman" w:eastAsia="Aptos" w:hAnsi="Times New Roman" w:cs="Times New Roman"/>
            <w:sz w:val="20"/>
            <w:szCs w:val="20"/>
            <w:lang w:val="en-US"/>
          </w:rPr>
          <w:t xml:space="preserve">exposure to </w:t>
        </w:r>
      </w:ins>
      <w:ins w:id="22" w:author="Prenafeta, Francesc" w:date="2025-01-31T19:36:00Z" w16du:dateUtc="2025-01-31T18:36:00Z">
        <w:r w:rsidR="008B0339">
          <w:rPr>
            <w:rFonts w:ascii="Times New Roman" w:eastAsia="Aptos" w:hAnsi="Times New Roman" w:cs="Times New Roman"/>
            <w:sz w:val="20"/>
            <w:szCs w:val="20"/>
            <w:lang w:val="en-US"/>
          </w:rPr>
          <w:t xml:space="preserve">toxic concentrations of </w:t>
        </w:r>
      </w:ins>
      <w:ins w:id="23" w:author="Prenafeta, Francesc" w:date="2025-01-31T16:42:00Z" w16du:dateUtc="2025-01-31T15:42:00Z">
        <w:r w:rsidR="00263F38" w:rsidRPr="00FD1FD0">
          <w:rPr>
            <w:rFonts w:ascii="Times New Roman" w:eastAsia="Aptos" w:hAnsi="Times New Roman" w:cs="Times New Roman"/>
            <w:sz w:val="20"/>
            <w:szCs w:val="20"/>
            <w:lang w:val="en-US"/>
          </w:rPr>
          <w:t xml:space="preserve">arsenic As(V) and chromium </w:t>
        </w:r>
        <w:proofErr w:type="gramStart"/>
        <w:r w:rsidR="00263F38" w:rsidRPr="00FD1FD0">
          <w:rPr>
            <w:rFonts w:ascii="Times New Roman" w:eastAsia="Aptos" w:hAnsi="Times New Roman" w:cs="Times New Roman"/>
            <w:sz w:val="20"/>
            <w:szCs w:val="20"/>
            <w:lang w:val="en-US"/>
          </w:rPr>
          <w:t>Cr(</w:t>
        </w:r>
        <w:proofErr w:type="gramEnd"/>
        <w:r w:rsidR="00263F38" w:rsidRPr="00FD1FD0">
          <w:rPr>
            <w:rFonts w:ascii="Times New Roman" w:eastAsia="Aptos" w:hAnsi="Times New Roman" w:cs="Times New Roman"/>
            <w:sz w:val="20"/>
            <w:szCs w:val="20"/>
            <w:lang w:val="en-US"/>
          </w:rPr>
          <w:t>VI)</w:t>
        </w:r>
        <w:r w:rsidR="00917B75">
          <w:rPr>
            <w:rFonts w:ascii="Times New Roman" w:eastAsia="Aptos" w:hAnsi="Times New Roman" w:cs="Times New Roman"/>
            <w:sz w:val="20"/>
            <w:szCs w:val="20"/>
            <w:lang w:val="en-US"/>
          </w:rPr>
          <w:t xml:space="preserve"> as </w:t>
        </w:r>
      </w:ins>
      <w:ins w:id="24" w:author="Prenafeta, Francesc" w:date="2025-01-31T17:38:00Z" w16du:dateUtc="2025-01-31T16:38:00Z">
        <w:r w:rsidR="000D4062">
          <w:rPr>
            <w:rFonts w:ascii="Times New Roman" w:eastAsia="Aptos" w:hAnsi="Times New Roman" w:cs="Times New Roman"/>
            <w:sz w:val="20"/>
            <w:szCs w:val="20"/>
            <w:lang w:val="en-US"/>
          </w:rPr>
          <w:t xml:space="preserve">a </w:t>
        </w:r>
      </w:ins>
      <w:ins w:id="25" w:author="Prenafeta, Francesc" w:date="2025-01-31T16:42:00Z" w16du:dateUtc="2025-01-31T15:42:00Z">
        <w:r w:rsidR="00917B75">
          <w:rPr>
            <w:rFonts w:ascii="Times New Roman" w:eastAsia="Aptos" w:hAnsi="Times New Roman" w:cs="Times New Roman"/>
            <w:sz w:val="20"/>
            <w:szCs w:val="20"/>
            <w:lang w:val="en-US"/>
          </w:rPr>
          <w:t>m</w:t>
        </w:r>
      </w:ins>
      <w:ins w:id="26" w:author="Prenafeta, Francesc" w:date="2025-01-31T16:43:00Z" w16du:dateUtc="2025-01-31T15:43:00Z">
        <w:r w:rsidR="00917B75">
          <w:rPr>
            <w:rFonts w:ascii="Times New Roman" w:eastAsia="Aptos" w:hAnsi="Times New Roman" w:cs="Times New Roman"/>
            <w:sz w:val="20"/>
            <w:szCs w:val="20"/>
            <w:lang w:val="en-US"/>
          </w:rPr>
          <w:t>odel metalloid and heavy metal</w:t>
        </w:r>
        <w:r w:rsidR="0065122B">
          <w:rPr>
            <w:rFonts w:ascii="Times New Roman" w:eastAsia="Aptos" w:hAnsi="Times New Roman" w:cs="Times New Roman"/>
            <w:sz w:val="20"/>
            <w:szCs w:val="20"/>
            <w:lang w:val="en-US"/>
          </w:rPr>
          <w:t>, respectively</w:t>
        </w:r>
      </w:ins>
      <w:r w:rsidRPr="00FD1FD0">
        <w:rPr>
          <w:rFonts w:ascii="Times New Roman" w:eastAsia="Aptos" w:hAnsi="Times New Roman" w:cs="Times New Roman"/>
          <w:sz w:val="20"/>
          <w:szCs w:val="20"/>
          <w:lang w:val="en-US"/>
        </w:rPr>
        <w:t xml:space="preserve">. </w:t>
      </w:r>
      <w:del w:id="27" w:author="Prenafeta, Francesc" w:date="2025-01-31T16:40:00Z" w16du:dateUtc="2025-01-31T15:40:00Z">
        <w:r w:rsidRPr="00FD1FD0" w:rsidDel="00EC5C95">
          <w:rPr>
            <w:rFonts w:ascii="Times New Roman" w:eastAsia="Aptos" w:hAnsi="Times New Roman" w:cs="Times New Roman"/>
            <w:sz w:val="20"/>
            <w:szCs w:val="20"/>
            <w:lang w:val="en-US"/>
          </w:rPr>
          <w:delText xml:space="preserve"> </w:delText>
        </w:r>
      </w:del>
      <w:r w:rsidRPr="00FD1FD0">
        <w:rPr>
          <w:rFonts w:ascii="Times New Roman" w:eastAsia="Aptos" w:hAnsi="Times New Roman" w:cs="Times New Roman"/>
          <w:sz w:val="20"/>
          <w:szCs w:val="20"/>
          <w:lang w:val="en-US"/>
        </w:rPr>
        <w:t xml:space="preserve">A combined approach using </w:t>
      </w:r>
      <w:ins w:id="28" w:author="Prenafeta, Francesc" w:date="2025-01-31T16:41:00Z" w16du:dateUtc="2025-01-31T15:41:00Z">
        <w:r w:rsidR="00213445">
          <w:rPr>
            <w:rFonts w:ascii="Times New Roman" w:eastAsia="Aptos" w:hAnsi="Times New Roman" w:cs="Times New Roman"/>
            <w:sz w:val="20"/>
            <w:szCs w:val="20"/>
            <w:lang w:val="en-US"/>
          </w:rPr>
          <w:t>s</w:t>
        </w:r>
        <w:r w:rsidR="00A144C6" w:rsidRPr="00A144C6">
          <w:rPr>
            <w:rFonts w:ascii="Times New Roman" w:eastAsia="Aptos" w:hAnsi="Times New Roman" w:cs="Times New Roman"/>
            <w:sz w:val="20"/>
            <w:szCs w:val="20"/>
            <w:lang w:val="en-US"/>
          </w:rPr>
          <w:t xml:space="preserve">ynchrotron </w:t>
        </w:r>
        <w:r w:rsidR="00213445">
          <w:rPr>
            <w:rFonts w:ascii="Times New Roman" w:eastAsia="Aptos" w:hAnsi="Times New Roman" w:cs="Times New Roman"/>
            <w:sz w:val="20"/>
            <w:szCs w:val="20"/>
            <w:lang w:val="en-US"/>
          </w:rPr>
          <w:t>r</w:t>
        </w:r>
        <w:r w:rsidR="00A144C6" w:rsidRPr="00A144C6">
          <w:rPr>
            <w:rFonts w:ascii="Times New Roman" w:eastAsia="Aptos" w:hAnsi="Times New Roman" w:cs="Times New Roman"/>
            <w:sz w:val="20"/>
            <w:szCs w:val="20"/>
            <w:lang w:val="en-US"/>
          </w:rPr>
          <w:t xml:space="preserve">adiation Fourier </w:t>
        </w:r>
        <w:r w:rsidR="00213445">
          <w:rPr>
            <w:rFonts w:ascii="Times New Roman" w:eastAsia="Aptos" w:hAnsi="Times New Roman" w:cs="Times New Roman"/>
            <w:sz w:val="20"/>
            <w:szCs w:val="20"/>
            <w:lang w:val="en-US"/>
          </w:rPr>
          <w:t>t</w:t>
        </w:r>
        <w:r w:rsidR="00A144C6" w:rsidRPr="00A144C6">
          <w:rPr>
            <w:rFonts w:ascii="Times New Roman" w:eastAsia="Aptos" w:hAnsi="Times New Roman" w:cs="Times New Roman"/>
            <w:sz w:val="20"/>
            <w:szCs w:val="20"/>
            <w:lang w:val="en-US"/>
          </w:rPr>
          <w:t xml:space="preserve">ransform </w:t>
        </w:r>
        <w:r w:rsidR="00213445">
          <w:rPr>
            <w:rFonts w:ascii="Times New Roman" w:eastAsia="Aptos" w:hAnsi="Times New Roman" w:cs="Times New Roman"/>
            <w:sz w:val="20"/>
            <w:szCs w:val="20"/>
            <w:lang w:val="en-US"/>
          </w:rPr>
          <w:t>i</w:t>
        </w:r>
        <w:r w:rsidR="00A144C6" w:rsidRPr="00A144C6">
          <w:rPr>
            <w:rFonts w:ascii="Times New Roman" w:eastAsia="Aptos" w:hAnsi="Times New Roman" w:cs="Times New Roman"/>
            <w:sz w:val="20"/>
            <w:szCs w:val="20"/>
            <w:lang w:val="en-US"/>
          </w:rPr>
          <w:t>nfrared</w:t>
        </w:r>
        <w:r w:rsidR="00213445">
          <w:rPr>
            <w:rFonts w:ascii="Times New Roman" w:eastAsia="Aptos" w:hAnsi="Times New Roman" w:cs="Times New Roman"/>
            <w:sz w:val="20"/>
            <w:szCs w:val="20"/>
            <w:lang w:val="en-US"/>
          </w:rPr>
          <w:t xml:space="preserve"> (</w:t>
        </w:r>
      </w:ins>
      <w:r w:rsidRPr="00FD1FD0">
        <w:rPr>
          <w:rFonts w:ascii="Times New Roman" w:eastAsia="Aptos" w:hAnsi="Times New Roman" w:cs="Times New Roman"/>
          <w:sz w:val="20"/>
          <w:szCs w:val="20"/>
          <w:lang w:val="en-US"/>
        </w:rPr>
        <w:t>SR-FTIR</w:t>
      </w:r>
      <w:ins w:id="29" w:author="Prenafeta, Francesc" w:date="2025-01-31T16:42:00Z" w16du:dateUtc="2025-01-31T15:42:00Z">
        <w:r w:rsidR="00213445">
          <w:rPr>
            <w:rFonts w:ascii="Times New Roman" w:eastAsia="Aptos" w:hAnsi="Times New Roman" w:cs="Times New Roman"/>
            <w:sz w:val="20"/>
            <w:szCs w:val="20"/>
            <w:lang w:val="en-US"/>
          </w:rPr>
          <w:t>)</w:t>
        </w:r>
      </w:ins>
      <w:r w:rsidRPr="00FD1FD0">
        <w:rPr>
          <w:rFonts w:ascii="Times New Roman" w:eastAsia="Aptos" w:hAnsi="Times New Roman" w:cs="Times New Roman"/>
          <w:sz w:val="20"/>
          <w:szCs w:val="20"/>
          <w:lang w:val="en-US"/>
        </w:rPr>
        <w:t xml:space="preserve"> </w:t>
      </w:r>
      <w:proofErr w:type="spellStart"/>
      <w:ins w:id="30" w:author="Prenafeta, Francesc" w:date="2025-01-31T17:38:00Z" w16du:dateUtc="2025-01-31T16:38:00Z">
        <w:r w:rsidR="00D01D23">
          <w:rPr>
            <w:rFonts w:ascii="Times New Roman" w:eastAsia="Aptos" w:hAnsi="Times New Roman" w:cs="Times New Roman"/>
            <w:sz w:val="20"/>
            <w:szCs w:val="20"/>
            <w:lang w:val="en-US"/>
          </w:rPr>
          <w:t>micro</w:t>
        </w:r>
      </w:ins>
      <w:r w:rsidRPr="00FD1FD0">
        <w:rPr>
          <w:rFonts w:ascii="Times New Roman" w:eastAsia="Aptos" w:hAnsi="Times New Roman" w:cs="Times New Roman"/>
          <w:sz w:val="20"/>
          <w:szCs w:val="20"/>
          <w:lang w:val="en-US"/>
        </w:rPr>
        <w:t>spectroscopy</w:t>
      </w:r>
      <w:proofErr w:type="spellEnd"/>
      <w:del w:id="31" w:author="Prenafeta, Francesc" w:date="2025-01-31T16:43:00Z" w16du:dateUtc="2025-01-31T15:43:00Z">
        <w:r w:rsidRPr="00FD1FD0" w:rsidDel="0065122B">
          <w:rPr>
            <w:rFonts w:ascii="Times New Roman" w:eastAsia="Aptos" w:hAnsi="Times New Roman" w:cs="Times New Roman"/>
            <w:sz w:val="20"/>
            <w:szCs w:val="20"/>
            <w:lang w:val="en-US"/>
          </w:rPr>
          <w:delText xml:space="preserve"> (analyzing functional group intensity)</w:delText>
        </w:r>
      </w:del>
      <w:r w:rsidRPr="00FD1FD0">
        <w:rPr>
          <w:rFonts w:ascii="Times New Roman" w:eastAsia="Aptos" w:hAnsi="Times New Roman" w:cs="Times New Roman"/>
          <w:sz w:val="20"/>
          <w:szCs w:val="20"/>
          <w:lang w:val="en-US"/>
        </w:rPr>
        <w:t xml:space="preserve"> and RNA-sequencing (RNA-seq) was employed</w:t>
      </w:r>
      <w:ins w:id="32" w:author="Prenafeta, Francesc" w:date="2025-01-31T16:45:00Z" w16du:dateUtc="2025-01-31T15:45:00Z">
        <w:r w:rsidR="000150CE">
          <w:rPr>
            <w:rFonts w:ascii="Times New Roman" w:eastAsia="Aptos" w:hAnsi="Times New Roman" w:cs="Times New Roman"/>
            <w:sz w:val="20"/>
            <w:szCs w:val="20"/>
            <w:lang w:val="en-US"/>
          </w:rPr>
          <w:t xml:space="preserve"> </w:t>
        </w:r>
        <w:r w:rsidR="00794B2E">
          <w:rPr>
            <w:rFonts w:ascii="Times New Roman" w:eastAsia="Aptos" w:hAnsi="Times New Roman" w:cs="Times New Roman"/>
            <w:sz w:val="20"/>
            <w:szCs w:val="20"/>
            <w:lang w:val="en-US"/>
          </w:rPr>
          <w:t xml:space="preserve">to correlate the </w:t>
        </w:r>
      </w:ins>
      <w:ins w:id="33" w:author="Prenafeta, Francesc" w:date="2025-01-31T19:37:00Z" w16du:dateUtc="2025-01-31T18:37:00Z">
        <w:r w:rsidR="00A47B6F">
          <w:rPr>
            <w:rFonts w:ascii="Times New Roman" w:eastAsia="Aptos" w:hAnsi="Times New Roman" w:cs="Times New Roman"/>
            <w:sz w:val="20"/>
            <w:szCs w:val="20"/>
            <w:lang w:val="en-US"/>
          </w:rPr>
          <w:t xml:space="preserve">resulting </w:t>
        </w:r>
      </w:ins>
      <w:ins w:id="34" w:author="Prenafeta, Francesc" w:date="2025-01-31T16:50:00Z" w16du:dateUtc="2025-01-31T15:50:00Z">
        <w:r w:rsidR="007932D7">
          <w:rPr>
            <w:rFonts w:ascii="Times New Roman" w:eastAsia="Aptos" w:hAnsi="Times New Roman" w:cs="Times New Roman"/>
            <w:sz w:val="20"/>
            <w:szCs w:val="20"/>
            <w:lang w:val="en-US"/>
          </w:rPr>
          <w:t>biochemical</w:t>
        </w:r>
      </w:ins>
      <w:ins w:id="35" w:author="Prenafeta, Francesc" w:date="2025-01-31T16:45:00Z" w16du:dateUtc="2025-01-31T15:45:00Z">
        <w:r w:rsidR="00794B2E">
          <w:rPr>
            <w:rFonts w:ascii="Times New Roman" w:eastAsia="Aptos" w:hAnsi="Times New Roman" w:cs="Times New Roman"/>
            <w:sz w:val="20"/>
            <w:szCs w:val="20"/>
            <w:lang w:val="en-US"/>
          </w:rPr>
          <w:t xml:space="preserve"> </w:t>
        </w:r>
      </w:ins>
      <w:ins w:id="36" w:author="Prenafeta, Francesc" w:date="2025-01-31T19:32:00Z" w16du:dateUtc="2025-01-31T18:32:00Z">
        <w:r w:rsidR="00925A5B">
          <w:rPr>
            <w:rFonts w:ascii="Times New Roman" w:eastAsia="Aptos" w:hAnsi="Times New Roman" w:cs="Times New Roman"/>
            <w:sz w:val="20"/>
            <w:szCs w:val="20"/>
            <w:lang w:val="en-US"/>
          </w:rPr>
          <w:t>and</w:t>
        </w:r>
      </w:ins>
      <w:ins w:id="37" w:author="Prenafeta, Francesc" w:date="2025-01-31T16:46:00Z" w16du:dateUtc="2025-01-31T15:46:00Z">
        <w:r w:rsidR="00794B2E">
          <w:rPr>
            <w:rFonts w:ascii="Times New Roman" w:eastAsia="Aptos" w:hAnsi="Times New Roman" w:cs="Times New Roman"/>
            <w:sz w:val="20"/>
            <w:szCs w:val="20"/>
            <w:lang w:val="en-US"/>
          </w:rPr>
          <w:t xml:space="preserve"> </w:t>
        </w:r>
      </w:ins>
      <w:ins w:id="38" w:author="Prenafeta, Francesc" w:date="2025-01-31T19:43:00Z" w16du:dateUtc="2025-01-31T18:43:00Z">
        <w:r w:rsidR="005D7A54">
          <w:rPr>
            <w:rFonts w:ascii="Times New Roman" w:eastAsia="Aptos" w:hAnsi="Times New Roman" w:cs="Times New Roman"/>
            <w:sz w:val="20"/>
            <w:szCs w:val="20"/>
            <w:lang w:val="en-US"/>
          </w:rPr>
          <w:t xml:space="preserve">gene </w:t>
        </w:r>
      </w:ins>
      <w:ins w:id="39" w:author="Prenafeta, Francesc" w:date="2025-01-31T16:46:00Z" w16du:dateUtc="2025-01-31T15:46:00Z">
        <w:r w:rsidR="00794B2E">
          <w:rPr>
            <w:rFonts w:ascii="Times New Roman" w:eastAsia="Aptos" w:hAnsi="Times New Roman" w:cs="Times New Roman"/>
            <w:sz w:val="20"/>
            <w:szCs w:val="20"/>
            <w:lang w:val="en-US"/>
          </w:rPr>
          <w:t>expression</w:t>
        </w:r>
        <w:r w:rsidR="00FD2F6C">
          <w:rPr>
            <w:rFonts w:ascii="Times New Roman" w:eastAsia="Aptos" w:hAnsi="Times New Roman" w:cs="Times New Roman"/>
            <w:sz w:val="20"/>
            <w:szCs w:val="20"/>
            <w:lang w:val="en-US"/>
          </w:rPr>
          <w:t xml:space="preserve"> </w:t>
        </w:r>
      </w:ins>
      <w:ins w:id="40" w:author="Prenafeta, Francesc" w:date="2025-01-31T19:32:00Z" w16du:dateUtc="2025-01-31T18:32:00Z">
        <w:r w:rsidR="00925A5B">
          <w:rPr>
            <w:rFonts w:ascii="Times New Roman" w:eastAsia="Aptos" w:hAnsi="Times New Roman" w:cs="Times New Roman"/>
            <w:sz w:val="20"/>
            <w:szCs w:val="20"/>
            <w:lang w:val="en-US"/>
          </w:rPr>
          <w:t>profiles</w:t>
        </w:r>
      </w:ins>
      <w:r w:rsidRPr="00A93223">
        <w:rPr>
          <w:rFonts w:ascii="Times New Roman" w:eastAsia="Aptos" w:hAnsi="Times New Roman" w:cs="Times New Roman"/>
          <w:sz w:val="20"/>
          <w:szCs w:val="20"/>
          <w:highlight w:val="yellow"/>
          <w:lang w:val="en-US"/>
        </w:rPr>
        <w:t xml:space="preserve">. </w:t>
      </w:r>
      <w:ins w:id="41" w:author="Prenafeta, Francesc" w:date="2025-01-31T19:33:00Z" w16du:dateUtc="2025-01-31T18:33:00Z">
        <w:r w:rsidR="008C5154">
          <w:rPr>
            <w:rFonts w:ascii="Times New Roman" w:eastAsia="Aptos" w:hAnsi="Times New Roman" w:cs="Times New Roman"/>
            <w:sz w:val="20"/>
            <w:szCs w:val="20"/>
            <w:lang w:val="en-US"/>
          </w:rPr>
          <w:t>Fungal c</w:t>
        </w:r>
      </w:ins>
      <w:ins w:id="42" w:author="Prenafeta, Francesc" w:date="2025-01-31T17:41:00Z" w16du:dateUtc="2025-01-31T16:41:00Z">
        <w:r w:rsidR="00CB3E28">
          <w:rPr>
            <w:rFonts w:ascii="Times New Roman" w:eastAsia="Aptos" w:hAnsi="Times New Roman" w:cs="Times New Roman"/>
            <w:sz w:val="20"/>
            <w:szCs w:val="20"/>
            <w:lang w:val="en-US"/>
          </w:rPr>
          <w:t>ultures</w:t>
        </w:r>
      </w:ins>
      <w:ins w:id="43" w:author="Prenafeta, Francesc" w:date="2025-01-31T19:33:00Z" w16du:dateUtc="2025-01-31T18:33:00Z">
        <w:r w:rsidR="008C5154">
          <w:rPr>
            <w:rFonts w:ascii="Times New Roman" w:eastAsia="Aptos" w:hAnsi="Times New Roman" w:cs="Times New Roman"/>
            <w:sz w:val="20"/>
            <w:szCs w:val="20"/>
            <w:lang w:val="en-US"/>
          </w:rPr>
          <w:t xml:space="preserve"> incubated with </w:t>
        </w:r>
      </w:ins>
      <w:ins w:id="44" w:author="Prenafeta, Francesc" w:date="2025-01-31T17:41:00Z" w16du:dateUtc="2025-01-31T16:41:00Z">
        <w:r w:rsidR="00CB3E28" w:rsidRPr="00CB3E28">
          <w:rPr>
            <w:rFonts w:ascii="Times New Roman" w:eastAsia="Aptos" w:hAnsi="Times New Roman" w:cs="Times New Roman"/>
            <w:sz w:val="20"/>
            <w:szCs w:val="20"/>
            <w:lang w:val="en-US"/>
          </w:rPr>
          <w:t xml:space="preserve">tricyclazole, a known inhibitor of </w:t>
        </w:r>
        <w:proofErr w:type="spellStart"/>
        <w:r w:rsidR="00CB3E28" w:rsidRPr="00CB3E28">
          <w:rPr>
            <w:rFonts w:ascii="Times New Roman" w:eastAsia="Aptos" w:hAnsi="Times New Roman" w:cs="Times New Roman"/>
            <w:sz w:val="20"/>
            <w:szCs w:val="20"/>
            <w:lang w:val="en-US"/>
          </w:rPr>
          <w:t>melanization</w:t>
        </w:r>
        <w:proofErr w:type="spellEnd"/>
        <w:r w:rsidR="00CB3E28">
          <w:rPr>
            <w:rFonts w:ascii="Times New Roman" w:eastAsia="Aptos" w:hAnsi="Times New Roman" w:cs="Times New Roman"/>
            <w:sz w:val="20"/>
            <w:szCs w:val="20"/>
            <w:lang w:val="en-US"/>
          </w:rPr>
          <w:t xml:space="preserve">, were also </w:t>
        </w:r>
        <w:proofErr w:type="spellStart"/>
        <w:r w:rsidR="00506E26">
          <w:rPr>
            <w:rFonts w:ascii="Times New Roman" w:eastAsia="Aptos" w:hAnsi="Times New Roman" w:cs="Times New Roman"/>
            <w:sz w:val="20"/>
            <w:szCs w:val="20"/>
            <w:lang w:val="en-US"/>
          </w:rPr>
          <w:t>analized</w:t>
        </w:r>
        <w:proofErr w:type="spellEnd"/>
        <w:r w:rsidR="00506E26">
          <w:rPr>
            <w:rFonts w:ascii="Times New Roman" w:eastAsia="Aptos" w:hAnsi="Times New Roman" w:cs="Times New Roman"/>
            <w:sz w:val="20"/>
            <w:szCs w:val="20"/>
            <w:lang w:val="en-US"/>
          </w:rPr>
          <w:t xml:space="preserve"> </w:t>
        </w:r>
        <w:proofErr w:type="gramStart"/>
        <w:r w:rsidR="00506E26">
          <w:rPr>
            <w:rFonts w:ascii="Times New Roman" w:eastAsia="Aptos" w:hAnsi="Times New Roman" w:cs="Times New Roman"/>
            <w:sz w:val="20"/>
            <w:szCs w:val="20"/>
            <w:lang w:val="en-US"/>
          </w:rPr>
          <w:t>in order to</w:t>
        </w:r>
        <w:proofErr w:type="gramEnd"/>
        <w:r w:rsidR="00506E26">
          <w:rPr>
            <w:rFonts w:ascii="Times New Roman" w:eastAsia="Aptos" w:hAnsi="Times New Roman" w:cs="Times New Roman"/>
            <w:sz w:val="20"/>
            <w:szCs w:val="20"/>
            <w:lang w:val="en-US"/>
          </w:rPr>
          <w:t xml:space="preserve"> gain insights on the role of melanin in </w:t>
        </w:r>
        <w:proofErr w:type="spellStart"/>
        <w:r w:rsidR="00506E26">
          <w:rPr>
            <w:rFonts w:ascii="Times New Roman" w:eastAsia="Aptos" w:hAnsi="Times New Roman" w:cs="Times New Roman"/>
            <w:sz w:val="20"/>
            <w:szCs w:val="20"/>
            <w:lang w:val="en-US"/>
          </w:rPr>
          <w:t>metal</w:t>
        </w:r>
      </w:ins>
      <w:ins w:id="45" w:author="Prenafeta, Francesc" w:date="2025-01-31T17:42:00Z" w16du:dateUtc="2025-01-31T16:42:00Z">
        <w:r w:rsidR="00506E26">
          <w:rPr>
            <w:rFonts w:ascii="Times New Roman" w:eastAsia="Aptos" w:hAnsi="Times New Roman" w:cs="Times New Roman"/>
            <w:sz w:val="20"/>
            <w:szCs w:val="20"/>
            <w:lang w:val="en-US"/>
          </w:rPr>
          <w:t>lotolerance</w:t>
        </w:r>
      </w:ins>
      <w:proofErr w:type="spellEnd"/>
      <w:ins w:id="46" w:author="Prenafeta, Francesc" w:date="2025-01-31T17:41:00Z" w16du:dateUtc="2025-01-31T16:41:00Z">
        <w:r w:rsidR="00CB3E28" w:rsidRPr="00CB3E28">
          <w:rPr>
            <w:rFonts w:ascii="Times New Roman" w:eastAsia="Aptos" w:hAnsi="Times New Roman" w:cs="Times New Roman"/>
            <w:sz w:val="20"/>
            <w:szCs w:val="20"/>
            <w:lang w:val="en-US"/>
          </w:rPr>
          <w:t>.</w:t>
        </w:r>
      </w:ins>
      <w:ins w:id="47" w:author="Prenafeta, Francesc" w:date="2025-01-31T17:42:00Z" w16du:dateUtc="2025-01-31T16:42:00Z">
        <w:r w:rsidR="00506E26">
          <w:rPr>
            <w:rFonts w:ascii="Times New Roman" w:eastAsia="Aptos" w:hAnsi="Times New Roman" w:cs="Times New Roman"/>
            <w:sz w:val="20"/>
            <w:szCs w:val="20"/>
            <w:lang w:val="en-US"/>
          </w:rPr>
          <w:t xml:space="preserve"> </w:t>
        </w:r>
      </w:ins>
      <w:del w:id="48" w:author="Prenafeta, Francesc" w:date="2025-01-31T16:51:00Z" w16du:dateUtc="2025-01-31T15:51:00Z">
        <w:r w:rsidR="00A93223" w:rsidRPr="00FD1FD0" w:rsidDel="007932D7">
          <w:rPr>
            <w:rFonts w:ascii="Times New Roman" w:eastAsia="Aptos" w:hAnsi="Times New Roman" w:cs="Times New Roman"/>
            <w:sz w:val="20"/>
            <w:szCs w:val="20"/>
            <w:lang w:val="en-US"/>
          </w:rPr>
          <w:delText xml:space="preserve">Biochemical </w:delText>
        </w:r>
      </w:del>
      <w:ins w:id="49" w:author="Prenafeta, Francesc" w:date="2025-01-31T16:51:00Z" w16du:dateUtc="2025-01-31T15:51:00Z">
        <w:r w:rsidR="007932D7">
          <w:rPr>
            <w:rFonts w:ascii="Times New Roman" w:eastAsia="Aptos" w:hAnsi="Times New Roman" w:cs="Times New Roman"/>
            <w:sz w:val="20"/>
            <w:szCs w:val="20"/>
            <w:lang w:val="en-US"/>
          </w:rPr>
          <w:t>SR-FTIR</w:t>
        </w:r>
        <w:r w:rsidR="007932D7" w:rsidRPr="00FD1FD0">
          <w:rPr>
            <w:rFonts w:ascii="Times New Roman" w:eastAsia="Aptos" w:hAnsi="Times New Roman" w:cs="Times New Roman"/>
            <w:sz w:val="20"/>
            <w:szCs w:val="20"/>
            <w:lang w:val="en-US"/>
          </w:rPr>
          <w:t xml:space="preserve"> </w:t>
        </w:r>
      </w:ins>
      <w:r w:rsidR="00A93223" w:rsidRPr="00FD1FD0">
        <w:rPr>
          <w:rFonts w:ascii="Times New Roman" w:eastAsia="Aptos" w:hAnsi="Times New Roman" w:cs="Times New Roman"/>
          <w:sz w:val="20"/>
          <w:szCs w:val="20"/>
          <w:lang w:val="en-US"/>
        </w:rPr>
        <w:t xml:space="preserve">analyses revealed changes in protein, lipid, and DNA in HMM-exposed cells, supporting the RNA-seq data. </w:t>
      </w:r>
      <w:del w:id="50" w:author="Prenafeta, Francesc" w:date="2025-01-31T18:03:00Z" w16du:dateUtc="2025-01-31T17:03:00Z">
        <w:r w:rsidR="00A93223" w:rsidRPr="00FD1FD0" w:rsidDel="005D679B">
          <w:rPr>
            <w:rFonts w:ascii="Times New Roman" w:eastAsia="Aptos" w:hAnsi="Times New Roman" w:cs="Times New Roman"/>
            <w:sz w:val="20"/>
            <w:szCs w:val="20"/>
            <w:lang w:val="en-US"/>
          </w:rPr>
          <w:delText xml:space="preserve"> </w:delText>
        </w:r>
      </w:del>
      <w:r w:rsidR="00A93223" w:rsidRPr="00FD1FD0">
        <w:rPr>
          <w:rFonts w:ascii="Times New Roman" w:eastAsia="Aptos" w:hAnsi="Times New Roman" w:cs="Times New Roman"/>
          <w:sz w:val="20"/>
          <w:szCs w:val="20"/>
          <w:lang w:val="en-US"/>
        </w:rPr>
        <w:t>These findings suggest a coordinated strategy involving both extracellular and intracellular mechanisms for enhanced HMM tolerance. Furthermore, using tricyclazole, a DHN-melanin inhibitor, alongside HMM exposure resulted in significant changes in phosphodiester and protein molecules. This indicates an oxidative stress response with ROS generation and potential membrane disruptions, ultimately leading to cell lysis in melanin-deficient cells exposed to HMMs.</w:t>
      </w:r>
      <w:r w:rsidR="00A93223">
        <w:rPr>
          <w:rFonts w:ascii="Times New Roman" w:eastAsia="Aptos" w:hAnsi="Times New Roman" w:cs="Times New Roman"/>
          <w:sz w:val="20"/>
          <w:szCs w:val="20"/>
          <w:lang w:val="en-US"/>
        </w:rPr>
        <w:t xml:space="preserve"> </w:t>
      </w:r>
      <w:r w:rsidRPr="00A93223">
        <w:rPr>
          <w:rFonts w:ascii="Times New Roman" w:eastAsia="Aptos" w:hAnsi="Times New Roman" w:cs="Times New Roman"/>
          <w:sz w:val="20"/>
          <w:szCs w:val="20"/>
          <w:highlight w:val="yellow"/>
          <w:lang w:val="en-US"/>
        </w:rPr>
        <w:t xml:space="preserve">RNA-seq was performed on </w:t>
      </w:r>
      <w:r w:rsidRPr="00A93223">
        <w:rPr>
          <w:rFonts w:ascii="Times New Roman" w:eastAsia="Aptos" w:hAnsi="Times New Roman" w:cs="Times New Roman"/>
          <w:i/>
          <w:iCs/>
          <w:sz w:val="20"/>
          <w:szCs w:val="20"/>
          <w:highlight w:val="yellow"/>
          <w:lang w:val="en-US"/>
        </w:rPr>
        <w:t>E. mesophila</w:t>
      </w:r>
      <w:r w:rsidRPr="00A93223">
        <w:rPr>
          <w:rFonts w:ascii="Times New Roman" w:eastAsia="Aptos" w:hAnsi="Times New Roman" w:cs="Times New Roman"/>
          <w:sz w:val="20"/>
          <w:szCs w:val="20"/>
          <w:highlight w:val="yellow"/>
          <w:lang w:val="en-US"/>
        </w:rPr>
        <w:t xml:space="preserve"> cultures grown under As/Cr)-free and (As/Cr)-stressed conditions. The analysis identified 572 differentially expressed genes (DEGs) upon HMM exposure. Approximately 40% (228 unigenes) were associated with 10 established HMM tolerance pathways. These pathways included metal ion handling, organic acid metabolism, ROS scavenging, and DNA repair, all crucial for </w:t>
      </w:r>
      <w:r w:rsidRPr="00A93223">
        <w:rPr>
          <w:rFonts w:ascii="Times New Roman" w:eastAsia="Aptos" w:hAnsi="Times New Roman" w:cs="Times New Roman"/>
          <w:i/>
          <w:iCs/>
          <w:sz w:val="20"/>
          <w:szCs w:val="20"/>
          <w:highlight w:val="yellow"/>
          <w:lang w:val="en-US"/>
        </w:rPr>
        <w:t>E. mesophila's</w:t>
      </w:r>
      <w:r w:rsidRPr="00A93223">
        <w:rPr>
          <w:rFonts w:ascii="Times New Roman" w:eastAsia="Aptos" w:hAnsi="Times New Roman" w:cs="Times New Roman"/>
          <w:sz w:val="20"/>
          <w:szCs w:val="20"/>
          <w:highlight w:val="yellow"/>
          <w:lang w:val="en-US"/>
        </w:rPr>
        <w:t xml:space="preserve"> extreme As/Cr tolerance</w:t>
      </w:r>
      <w:r w:rsidRPr="00FD1FD0">
        <w:rPr>
          <w:rFonts w:ascii="Times New Roman" w:eastAsia="Aptos" w:hAnsi="Times New Roman" w:cs="Times New Roman"/>
          <w:sz w:val="20"/>
          <w:szCs w:val="20"/>
          <w:lang w:val="en-US"/>
        </w:rPr>
        <w:t xml:space="preserve">. This study is the first to explore the </w:t>
      </w:r>
      <w:r w:rsidRPr="00FD1FD0">
        <w:rPr>
          <w:rFonts w:ascii="Times New Roman" w:eastAsia="Aptos" w:hAnsi="Times New Roman" w:cs="Times New Roman"/>
          <w:i/>
          <w:iCs/>
          <w:sz w:val="20"/>
          <w:szCs w:val="20"/>
          <w:lang w:val="en-US"/>
        </w:rPr>
        <w:t>E. mesophila</w:t>
      </w:r>
      <w:r w:rsidRPr="00FD1FD0">
        <w:rPr>
          <w:rFonts w:ascii="Times New Roman" w:eastAsia="Aptos" w:hAnsi="Times New Roman" w:cs="Times New Roman"/>
          <w:sz w:val="20"/>
          <w:szCs w:val="20"/>
          <w:lang w:val="en-US"/>
        </w:rPr>
        <w:t xml:space="preserve"> transcriptome under As/Cr stress. The findings provide valuable insights for future molecular studies on HMM tolerance mechanisms in fungi.</w:t>
      </w:r>
    </w:p>
    <w:p w14:paraId="518CAB5B" w14:textId="5E3B5848" w:rsidR="00FD1FD0" w:rsidRPr="00FD1FD0" w:rsidRDefault="00FD1FD0" w:rsidP="00FD1FD0">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b/>
          <w:bCs/>
          <w:sz w:val="20"/>
          <w:szCs w:val="20"/>
          <w:lang w:val="en-US"/>
        </w:rPr>
        <w:t>Keywords:</w:t>
      </w:r>
      <w:r w:rsidRPr="00FD1FD0">
        <w:rPr>
          <w:rFonts w:ascii="Times New Roman" w:eastAsia="Aptos" w:hAnsi="Times New Roman" w:cs="Times New Roman"/>
          <w:sz w:val="20"/>
          <w:szCs w:val="20"/>
          <w:lang w:val="en-US"/>
        </w:rPr>
        <w:t xml:space="preserve"> </w:t>
      </w:r>
      <w:r w:rsidRPr="00FD1FD0">
        <w:rPr>
          <w:rFonts w:ascii="Times New Roman" w:eastAsia="Aptos" w:hAnsi="Times New Roman" w:cs="Times New Roman"/>
          <w:i/>
          <w:iCs/>
          <w:sz w:val="20"/>
          <w:szCs w:val="20"/>
          <w:lang w:val="en-US"/>
        </w:rPr>
        <w:t>Exophiala mesophila</w:t>
      </w:r>
      <w:r w:rsidRPr="00FD1FD0">
        <w:rPr>
          <w:rFonts w:ascii="Times New Roman" w:eastAsia="Aptos" w:hAnsi="Times New Roman" w:cs="Times New Roman"/>
          <w:sz w:val="20"/>
          <w:szCs w:val="20"/>
          <w:lang w:val="en-US"/>
        </w:rPr>
        <w:t>, fungal melanin, tricyclazole, transcriptomics, metallotolerance, SR-FTIR</w:t>
      </w:r>
    </w:p>
    <w:p w14:paraId="5BE55BDA" w14:textId="77777777" w:rsidR="00FD1FD0" w:rsidRPr="00CD2636" w:rsidRDefault="00FD1FD0" w:rsidP="00FD1FD0">
      <w:pPr>
        <w:rPr>
          <w:rFonts w:ascii="Times New Roman" w:hAnsi="Times New Roman" w:cs="Times New Roman"/>
          <w:lang w:val="en-US"/>
        </w:rPr>
      </w:pPr>
    </w:p>
    <w:p w14:paraId="5F284291" w14:textId="44203AEF" w:rsidR="00FD1FD0" w:rsidRPr="00184E37" w:rsidRDefault="00FD1FD0" w:rsidP="00184E37">
      <w:pPr>
        <w:pStyle w:val="Prrafodelista"/>
        <w:numPr>
          <w:ilvl w:val="0"/>
          <w:numId w:val="15"/>
        </w:numPr>
        <w:rPr>
          <w:rFonts w:ascii="Times New Roman" w:eastAsia="Yu Gothic Light" w:hAnsi="Times New Roman" w:cs="Times New Roman"/>
          <w:b/>
          <w:color w:val="000000"/>
          <w:sz w:val="22"/>
          <w:szCs w:val="28"/>
        </w:rPr>
      </w:pPr>
      <w:r w:rsidRPr="00184E37">
        <w:rPr>
          <w:rFonts w:ascii="Times New Roman" w:hAnsi="Times New Roman" w:cs="Times New Roman"/>
          <w:lang w:val="en-US"/>
        </w:rPr>
        <w:t> </w:t>
      </w:r>
      <w:bookmarkStart w:id="51" w:name="_Toc165819626"/>
      <w:r w:rsidRPr="00184E37">
        <w:rPr>
          <w:rFonts w:ascii="Times New Roman" w:eastAsia="Yu Gothic Light" w:hAnsi="Times New Roman" w:cs="Times New Roman"/>
          <w:b/>
          <w:color w:val="000000"/>
          <w:sz w:val="22"/>
          <w:szCs w:val="28"/>
        </w:rPr>
        <w:t>Introduction</w:t>
      </w:r>
      <w:bookmarkEnd w:id="51"/>
    </w:p>
    <w:p w14:paraId="433643A8" w14:textId="2323E38E" w:rsidR="00357C3D" w:rsidRPr="00CD2636" w:rsidRDefault="00FD1FD0" w:rsidP="005755DE">
      <w:pPr>
        <w:spacing w:line="259" w:lineRule="auto"/>
        <w:jc w:val="both"/>
        <w:rPr>
          <w:rFonts w:ascii="Times New Roman" w:eastAsia="Aptos" w:hAnsi="Times New Roman" w:cs="Times New Roman"/>
          <w:sz w:val="20"/>
          <w:szCs w:val="20"/>
          <w:lang w:val="en-US"/>
        </w:rPr>
      </w:pPr>
      <w:del w:id="52" w:author="Prenafeta, Francesc" w:date="2025-01-31T18:04:00Z" w16du:dateUtc="2025-01-31T17:04:00Z">
        <w:r w:rsidRPr="00CD2636" w:rsidDel="00BE2A4C">
          <w:rPr>
            <w:rFonts w:ascii="Times New Roman" w:eastAsia="Aptos" w:hAnsi="Times New Roman" w:cs="Times New Roman"/>
            <w:sz w:val="20"/>
            <w:szCs w:val="20"/>
            <w:lang w:val="en-US"/>
          </w:rPr>
          <w:delText xml:space="preserve">The genus </w:delText>
        </w:r>
      </w:del>
      <w:proofErr w:type="spellStart"/>
      <w:r w:rsidRPr="00CD2636">
        <w:rPr>
          <w:rFonts w:ascii="Times New Roman" w:eastAsia="Aptos" w:hAnsi="Times New Roman" w:cs="Times New Roman"/>
          <w:i/>
          <w:iCs/>
          <w:sz w:val="20"/>
          <w:szCs w:val="20"/>
          <w:lang w:val="en-US"/>
        </w:rPr>
        <w:t>Exophiala</w:t>
      </w:r>
      <w:proofErr w:type="spellEnd"/>
      <w:r w:rsidRPr="00CD2636">
        <w:rPr>
          <w:rFonts w:ascii="Times New Roman" w:eastAsia="Aptos" w:hAnsi="Times New Roman" w:cs="Times New Roman"/>
          <w:sz w:val="20"/>
          <w:szCs w:val="20"/>
          <w:lang w:val="en-US"/>
        </w:rPr>
        <w:t xml:space="preserve"> is a polyphyletic </w:t>
      </w:r>
      <w:del w:id="53" w:author="Prenafeta, Francesc" w:date="2025-01-31T18:04:00Z" w16du:dateUtc="2025-01-31T17:04:00Z">
        <w:r w:rsidRPr="00CD2636" w:rsidDel="00BE2A4C">
          <w:rPr>
            <w:rFonts w:ascii="Times New Roman" w:eastAsia="Aptos" w:hAnsi="Times New Roman" w:cs="Times New Roman"/>
            <w:sz w:val="20"/>
            <w:szCs w:val="20"/>
            <w:lang w:val="en-US"/>
          </w:rPr>
          <w:delText xml:space="preserve">group </w:delText>
        </w:r>
      </w:del>
      <w:ins w:id="54" w:author="Prenafeta, Francesc" w:date="2025-01-31T18:04:00Z" w16du:dateUtc="2025-01-31T17:04:00Z">
        <w:r w:rsidR="00BE2A4C">
          <w:rPr>
            <w:rFonts w:ascii="Times New Roman" w:eastAsia="Aptos" w:hAnsi="Times New Roman" w:cs="Times New Roman"/>
            <w:sz w:val="20"/>
            <w:szCs w:val="20"/>
            <w:lang w:val="en-US"/>
          </w:rPr>
          <w:t>taxon</w:t>
        </w:r>
        <w:r w:rsidR="00BE2A4C" w:rsidRPr="00CD2636">
          <w:rPr>
            <w:rFonts w:ascii="Times New Roman" w:eastAsia="Aptos" w:hAnsi="Times New Roman" w:cs="Times New Roman"/>
            <w:sz w:val="20"/>
            <w:szCs w:val="20"/>
            <w:lang w:val="en-US"/>
          </w:rPr>
          <w:t xml:space="preserve"> </w:t>
        </w:r>
      </w:ins>
      <w:r w:rsidRPr="00CD2636">
        <w:rPr>
          <w:rFonts w:ascii="Times New Roman" w:eastAsia="Aptos" w:hAnsi="Times New Roman" w:cs="Times New Roman"/>
          <w:sz w:val="20"/>
          <w:szCs w:val="20"/>
          <w:lang w:val="en-US"/>
        </w:rPr>
        <w:t xml:space="preserve">within the family Herpotrichiellaceae (order Chaetothyriales) that exhibits a remarkable ecophysiological adaptability. </w:t>
      </w:r>
      <w:r w:rsidRPr="00CD2636">
        <w:rPr>
          <w:rFonts w:ascii="Times New Roman" w:eastAsia="Aptos" w:hAnsi="Times New Roman" w:cs="Times New Roman"/>
          <w:i/>
          <w:iCs/>
          <w:sz w:val="20"/>
          <w:szCs w:val="20"/>
          <w:lang w:val="en-US"/>
        </w:rPr>
        <w:t>Exophiala</w:t>
      </w:r>
      <w:r w:rsidRPr="00CD2636">
        <w:rPr>
          <w:rFonts w:ascii="Times New Roman" w:eastAsia="Aptos" w:hAnsi="Times New Roman" w:cs="Times New Roman"/>
          <w:sz w:val="20"/>
          <w:szCs w:val="20"/>
          <w:lang w:val="en-US"/>
        </w:rPr>
        <w:t xml:space="preserve"> species are often dimorphic, transitioning between yeast-like budding cells and filamentous hyphae</w:t>
      </w:r>
      <w:ins w:id="55" w:author="Prenafeta, Francesc" w:date="2025-01-31T18:05:00Z" w16du:dateUtc="2025-01-31T17:05:00Z">
        <w:r w:rsidR="00BE2A4C">
          <w:rPr>
            <w:rFonts w:ascii="Times New Roman" w:eastAsia="Aptos" w:hAnsi="Times New Roman" w:cs="Times New Roman"/>
            <w:sz w:val="20"/>
            <w:szCs w:val="20"/>
            <w:lang w:val="en-US"/>
          </w:rPr>
          <w:t>,</w:t>
        </w:r>
      </w:ins>
      <w:r w:rsidRPr="00CD2636">
        <w:rPr>
          <w:rFonts w:ascii="Times New Roman" w:eastAsia="Aptos" w:hAnsi="Times New Roman" w:cs="Times New Roman"/>
          <w:sz w:val="20"/>
          <w:szCs w:val="20"/>
          <w:lang w:val="en-US"/>
        </w:rPr>
        <w:t xml:space="preserve"> depending on the growth conditions</w:t>
      </w:r>
      <w:ins w:id="56" w:author="Prenafeta, Francesc" w:date="2025-02-11T12:56:00Z" w16du:dateUtc="2025-02-11T11:56:00Z">
        <w:r w:rsidR="000F1FB5">
          <w:rPr>
            <w:rFonts w:ascii="Times New Roman" w:eastAsia="Aptos" w:hAnsi="Times New Roman" w:cs="Times New Roman"/>
            <w:sz w:val="20"/>
            <w:szCs w:val="20"/>
            <w:lang w:val="en-US"/>
          </w:rPr>
          <w:t xml:space="preserve">, </w:t>
        </w:r>
      </w:ins>
      <w:ins w:id="57" w:author="Prenafeta, Francesc" w:date="2025-02-11T12:57:00Z" w16du:dateUtc="2025-02-11T11:57:00Z">
        <w:r w:rsidR="006636A6">
          <w:rPr>
            <w:rFonts w:ascii="Times New Roman" w:eastAsia="Aptos" w:hAnsi="Times New Roman" w:cs="Times New Roman"/>
            <w:sz w:val="20"/>
            <w:szCs w:val="20"/>
            <w:lang w:val="en-US"/>
          </w:rPr>
          <w:t>and are characterized by</w:t>
        </w:r>
      </w:ins>
      <w:del w:id="58" w:author="Prenafeta, Francesc" w:date="2025-02-11T12:56:00Z" w16du:dateUtc="2025-02-11T11:56:00Z">
        <w:r w:rsidRPr="00CD2636" w:rsidDel="007A06E5">
          <w:rPr>
            <w:rFonts w:ascii="Times New Roman" w:eastAsia="Aptos" w:hAnsi="Times New Roman" w:cs="Times New Roman"/>
            <w:sz w:val="20"/>
            <w:szCs w:val="20"/>
            <w:lang w:val="en-US"/>
          </w:rPr>
          <w:delText xml:space="preserve">. </w:delText>
        </w:r>
      </w:del>
      <w:ins w:id="59" w:author="Prenafeta, Francesc" w:date="2025-02-11T12:50:00Z" w16du:dateUtc="2025-02-11T11:50:00Z">
        <w:r w:rsidR="009F319D">
          <w:rPr>
            <w:rFonts w:ascii="Times New Roman" w:eastAsia="Aptos" w:hAnsi="Times New Roman" w:cs="Times New Roman"/>
            <w:sz w:val="20"/>
            <w:szCs w:val="20"/>
            <w:lang w:val="en-US"/>
          </w:rPr>
          <w:t xml:space="preserve"> </w:t>
        </w:r>
      </w:ins>
      <w:ins w:id="60" w:author="Prenafeta, Francesc" w:date="2025-02-11T12:58:00Z" w16du:dateUtc="2025-02-11T11:58:00Z">
        <w:r w:rsidR="00E636D7">
          <w:rPr>
            <w:rFonts w:ascii="Times New Roman" w:eastAsia="Aptos" w:hAnsi="Times New Roman" w:cs="Times New Roman"/>
            <w:sz w:val="20"/>
            <w:szCs w:val="20"/>
            <w:lang w:val="en-US"/>
          </w:rPr>
          <w:t>the</w:t>
        </w:r>
      </w:ins>
      <w:ins w:id="61" w:author="Prenafeta, Francesc" w:date="2025-01-31T18:07:00Z" w16du:dateUtc="2025-01-31T17:07:00Z">
        <w:r w:rsidR="00BA6E86">
          <w:rPr>
            <w:rFonts w:ascii="Times New Roman" w:eastAsia="Aptos" w:hAnsi="Times New Roman" w:cs="Times New Roman"/>
            <w:sz w:val="20"/>
            <w:szCs w:val="20"/>
            <w:lang w:val="en-US"/>
          </w:rPr>
          <w:t xml:space="preserve"> </w:t>
        </w:r>
      </w:ins>
      <w:ins w:id="62" w:author="Prenafeta, Francesc" w:date="2025-02-11T12:52:00Z" w16du:dateUtc="2025-02-11T11:52:00Z">
        <w:r w:rsidR="00DD59E2">
          <w:rPr>
            <w:rFonts w:ascii="Times New Roman" w:eastAsia="Aptos" w:hAnsi="Times New Roman" w:cs="Times New Roman"/>
            <w:sz w:val="20"/>
            <w:szCs w:val="20"/>
            <w:lang w:val="en-US"/>
          </w:rPr>
          <w:t>constitutive</w:t>
        </w:r>
      </w:ins>
      <w:ins w:id="63" w:author="Prenafeta, Francesc" w:date="2025-01-31T18:07:00Z" w16du:dateUtc="2025-01-31T17:07:00Z">
        <w:r w:rsidR="00BA6E86">
          <w:rPr>
            <w:rFonts w:ascii="Times New Roman" w:eastAsia="Aptos" w:hAnsi="Times New Roman" w:cs="Times New Roman"/>
            <w:sz w:val="20"/>
            <w:szCs w:val="20"/>
            <w:lang w:val="en-US"/>
          </w:rPr>
          <w:t xml:space="preserve"> </w:t>
        </w:r>
      </w:ins>
      <w:ins w:id="64" w:author="Prenafeta, Francesc" w:date="2025-02-11T12:58:00Z" w16du:dateUtc="2025-02-11T11:58:00Z">
        <w:r w:rsidR="008F3223">
          <w:rPr>
            <w:rFonts w:ascii="Times New Roman" w:eastAsia="Aptos" w:hAnsi="Times New Roman" w:cs="Times New Roman"/>
            <w:sz w:val="20"/>
            <w:szCs w:val="20"/>
            <w:lang w:val="en-US"/>
          </w:rPr>
          <w:t>and ubi</w:t>
        </w:r>
        <w:r w:rsidR="00E636D7">
          <w:rPr>
            <w:rFonts w:ascii="Times New Roman" w:eastAsia="Aptos" w:hAnsi="Times New Roman" w:cs="Times New Roman"/>
            <w:sz w:val="20"/>
            <w:szCs w:val="20"/>
            <w:lang w:val="en-US"/>
          </w:rPr>
          <w:t xml:space="preserve">quitous </w:t>
        </w:r>
      </w:ins>
      <w:proofErr w:type="spellStart"/>
      <w:ins w:id="65" w:author="Prenafeta, Francesc" w:date="2025-01-31T18:07:00Z" w16du:dateUtc="2025-01-31T17:07:00Z">
        <w:r w:rsidR="00BA6E86">
          <w:rPr>
            <w:rFonts w:ascii="Times New Roman" w:eastAsia="Aptos" w:hAnsi="Times New Roman" w:cs="Times New Roman"/>
            <w:sz w:val="20"/>
            <w:szCs w:val="20"/>
            <w:lang w:val="en-US"/>
          </w:rPr>
          <w:t>melanization</w:t>
        </w:r>
      </w:ins>
      <w:proofErr w:type="spellEnd"/>
      <w:ins w:id="66" w:author="Prenafeta, Francesc" w:date="2025-02-11T12:50:00Z" w16du:dateUtc="2025-02-11T11:50:00Z">
        <w:r w:rsidR="009F319D">
          <w:rPr>
            <w:rFonts w:ascii="Times New Roman" w:eastAsia="Aptos" w:hAnsi="Times New Roman" w:cs="Times New Roman"/>
            <w:sz w:val="20"/>
            <w:szCs w:val="20"/>
            <w:lang w:val="en-US"/>
          </w:rPr>
          <w:t xml:space="preserve"> of the mycelium</w:t>
        </w:r>
      </w:ins>
      <w:ins w:id="67" w:author="Prenafeta, Francesc" w:date="2025-01-31T18:08:00Z" w16du:dateUtc="2025-01-31T17:08:00Z">
        <w:r w:rsidR="00F74456">
          <w:rPr>
            <w:rFonts w:ascii="Times New Roman" w:eastAsia="Aptos" w:hAnsi="Times New Roman" w:cs="Times New Roman"/>
            <w:sz w:val="20"/>
            <w:szCs w:val="20"/>
            <w:lang w:val="en-US"/>
          </w:rPr>
          <w:t>.</w:t>
        </w:r>
      </w:ins>
      <w:ins w:id="68" w:author="Prenafeta, Francesc" w:date="2025-01-31T18:06:00Z" w16du:dateUtc="2025-01-31T17:06:00Z">
        <w:r w:rsidR="00A95252">
          <w:rPr>
            <w:rFonts w:ascii="Times New Roman" w:eastAsia="Aptos" w:hAnsi="Times New Roman" w:cs="Times New Roman"/>
            <w:sz w:val="20"/>
            <w:szCs w:val="20"/>
            <w:lang w:val="en-US"/>
          </w:rPr>
          <w:t xml:space="preserve"> </w:t>
        </w:r>
      </w:ins>
      <w:r w:rsidRPr="00CD2636">
        <w:rPr>
          <w:rFonts w:ascii="Times New Roman" w:eastAsia="Aptos" w:hAnsi="Times New Roman" w:cs="Times New Roman"/>
          <w:sz w:val="20"/>
          <w:szCs w:val="20"/>
          <w:lang w:val="en-US"/>
        </w:rPr>
        <w:t>Th</w:t>
      </w:r>
      <w:ins w:id="69" w:author="Prenafeta, Francesc" w:date="2025-01-31T18:08:00Z" w16du:dateUtc="2025-01-31T17:08:00Z">
        <w:r w:rsidR="00CA027E">
          <w:rPr>
            <w:rFonts w:ascii="Times New Roman" w:eastAsia="Aptos" w:hAnsi="Times New Roman" w:cs="Times New Roman"/>
            <w:sz w:val="20"/>
            <w:szCs w:val="20"/>
            <w:lang w:val="en-US"/>
          </w:rPr>
          <w:t>e</w:t>
        </w:r>
      </w:ins>
      <w:del w:id="70" w:author="Prenafeta, Francesc" w:date="2025-01-31T18:08:00Z" w16du:dateUtc="2025-01-31T17:08:00Z">
        <w:r w:rsidRPr="00CD2636" w:rsidDel="00CA027E">
          <w:rPr>
            <w:rFonts w:ascii="Times New Roman" w:eastAsia="Aptos" w:hAnsi="Times New Roman" w:cs="Times New Roman"/>
            <w:sz w:val="20"/>
            <w:szCs w:val="20"/>
            <w:lang w:val="en-US"/>
          </w:rPr>
          <w:delText>i</w:delText>
        </w:r>
      </w:del>
      <w:r w:rsidRPr="00CD2636">
        <w:rPr>
          <w:rFonts w:ascii="Times New Roman" w:eastAsia="Aptos" w:hAnsi="Times New Roman" w:cs="Times New Roman"/>
          <w:sz w:val="20"/>
          <w:szCs w:val="20"/>
          <w:lang w:val="en-US"/>
        </w:rPr>
        <w:t>s</w:t>
      </w:r>
      <w:ins w:id="71" w:author="Prenafeta, Francesc" w:date="2025-01-31T18:08:00Z" w16du:dateUtc="2025-01-31T17:08:00Z">
        <w:r w:rsidR="00CA027E">
          <w:rPr>
            <w:rFonts w:ascii="Times New Roman" w:eastAsia="Aptos" w:hAnsi="Times New Roman" w:cs="Times New Roman"/>
            <w:sz w:val="20"/>
            <w:szCs w:val="20"/>
            <w:lang w:val="en-US"/>
          </w:rPr>
          <w:t>e</w:t>
        </w:r>
      </w:ins>
      <w:r w:rsidRPr="00CD2636">
        <w:rPr>
          <w:rFonts w:ascii="Times New Roman" w:eastAsia="Aptos" w:hAnsi="Times New Roman" w:cs="Times New Roman"/>
          <w:sz w:val="20"/>
          <w:szCs w:val="20"/>
          <w:lang w:val="en-US"/>
        </w:rPr>
        <w:t xml:space="preserve"> </w:t>
      </w:r>
      <w:del w:id="72" w:author="Prenafeta, Francesc" w:date="2025-01-31T18:08:00Z" w16du:dateUtc="2025-01-31T17:08:00Z">
        <w:r w:rsidRPr="00CD2636" w:rsidDel="00CA027E">
          <w:rPr>
            <w:rFonts w:ascii="Times New Roman" w:eastAsia="Aptos" w:hAnsi="Times New Roman" w:cs="Times New Roman"/>
            <w:sz w:val="20"/>
            <w:szCs w:val="20"/>
            <w:lang w:val="en-US"/>
          </w:rPr>
          <w:delText>morphological flexibility</w:delText>
        </w:r>
      </w:del>
      <w:ins w:id="73" w:author="Prenafeta, Francesc" w:date="2025-01-31T18:08:00Z" w16du:dateUtc="2025-01-31T17:08:00Z">
        <w:r w:rsidR="00CA027E">
          <w:rPr>
            <w:rFonts w:ascii="Times New Roman" w:eastAsia="Aptos" w:hAnsi="Times New Roman" w:cs="Times New Roman"/>
            <w:sz w:val="20"/>
            <w:szCs w:val="20"/>
            <w:lang w:val="en-US"/>
          </w:rPr>
          <w:t>physiological traits</w:t>
        </w:r>
      </w:ins>
      <w:r w:rsidRPr="00CD2636">
        <w:rPr>
          <w:rFonts w:ascii="Times New Roman" w:eastAsia="Aptos" w:hAnsi="Times New Roman" w:cs="Times New Roman"/>
          <w:sz w:val="20"/>
          <w:szCs w:val="20"/>
          <w:lang w:val="en-US"/>
        </w:rPr>
        <w:t xml:space="preserve"> allows them to thrive in diverse environments</w:t>
      </w:r>
      <w:del w:id="74" w:author="Prenafeta, Francesc" w:date="2025-01-31T18:16:00Z" w16du:dateUtc="2025-01-31T17:16:00Z">
        <w:r w:rsidRPr="00CD2636" w:rsidDel="00DD1402">
          <w:rPr>
            <w:rFonts w:ascii="Times New Roman" w:eastAsia="Aptos" w:hAnsi="Times New Roman" w:cs="Times New Roman"/>
            <w:sz w:val="20"/>
            <w:szCs w:val="20"/>
            <w:lang w:val="en-US"/>
          </w:rPr>
          <w:delText>,</w:delText>
        </w:r>
      </w:del>
      <w:del w:id="75" w:author="Prenafeta, Francesc" w:date="2025-01-31T18:17:00Z" w16du:dateUtc="2025-01-31T17:17:00Z">
        <w:r w:rsidRPr="00CD2636" w:rsidDel="00DD1402">
          <w:rPr>
            <w:rFonts w:ascii="Times New Roman" w:eastAsia="Aptos" w:hAnsi="Times New Roman" w:cs="Times New Roman"/>
            <w:sz w:val="20"/>
            <w:szCs w:val="20"/>
            <w:lang w:val="en-US"/>
          </w:rPr>
          <w:delText xml:space="preserve"> </w:delText>
        </w:r>
      </w:del>
      <w:del w:id="76" w:author="Prenafeta, Francesc" w:date="2025-01-31T18:15:00Z" w16du:dateUtc="2025-01-31T17:15:00Z">
        <w:r w:rsidRPr="00CD2636" w:rsidDel="00C67CD6">
          <w:rPr>
            <w:rFonts w:ascii="Times New Roman" w:eastAsia="Aptos" w:hAnsi="Times New Roman" w:cs="Times New Roman"/>
            <w:sz w:val="20"/>
            <w:szCs w:val="20"/>
            <w:lang w:val="en-US"/>
          </w:rPr>
          <w:delText>as evidenced by the isolation of clinical specimens</w:delText>
        </w:r>
      </w:del>
      <w:r w:rsidRPr="00CD2636">
        <w:rPr>
          <w:rFonts w:ascii="Times New Roman" w:eastAsia="Aptos" w:hAnsi="Times New Roman" w:cs="Times New Roman"/>
          <w:sz w:val="20"/>
          <w:szCs w:val="20"/>
          <w:lang w:val="en-US"/>
        </w:rPr>
        <w:t xml:space="preserve"> </w:t>
      </w:r>
      <w:ins w:id="77" w:author="Prenafeta, Francesc" w:date="2025-01-31T18:17:00Z" w16du:dateUtc="2025-01-31T17:17:00Z">
        <w:r w:rsidR="00F15B3C" w:rsidRPr="00F15B3C">
          <w:rPr>
            <w:rFonts w:ascii="Times New Roman" w:eastAsia="Aptos" w:hAnsi="Times New Roman" w:cs="Times New Roman"/>
            <w:sz w:val="20"/>
            <w:szCs w:val="20"/>
            <w:lang w:val="en-GB"/>
            <w:rPrChange w:id="78" w:author="Prenafeta, Francesc" w:date="2025-01-31T18:18:00Z" w16du:dateUtc="2025-01-31T17:18:00Z">
              <w:rPr>
                <w:rFonts w:ascii="Times New Roman" w:eastAsia="Aptos" w:hAnsi="Times New Roman" w:cs="Times New Roman"/>
                <w:sz w:val="20"/>
                <w:szCs w:val="20"/>
                <w:lang w:val="nl-BE"/>
              </w:rPr>
            </w:rPrChange>
          </w:rPr>
          <w:t>characterized by extreme temperature, pressure, radiation, salinity, or pH</w:t>
        </w:r>
        <w:r w:rsidR="00F15B3C" w:rsidRPr="00CD2636">
          <w:rPr>
            <w:rFonts w:ascii="Times New Roman" w:eastAsia="Aptos" w:hAnsi="Times New Roman" w:cs="Times New Roman"/>
            <w:sz w:val="20"/>
            <w:szCs w:val="20"/>
            <w:lang w:val="en-US"/>
          </w:rPr>
          <w:t xml:space="preserve"> </w:t>
        </w:r>
      </w:ins>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{"citationItems":[{"id":"ITEM-1","itemData":{"DOI":"10.1128/JCM.02336-12/ASSET/997C9C86-0076-4CA5-B31E-7B656183B83B/ASSETS/GRAPHIC/ZJM9990922290003.JPEG","ISSN":"00951137","PMID":"23152554","abstract":"We characterized 12 Exophiala strains isolated from patients over a 15-year period to the species level using phenotypic tests and internal transcribed spacer (ITS) and Rpb1 sequencing and described the clinical spectrum of the 12 patients. Eight patients had nail or skin infections, two had invasive infections, and two had colonization of the gastrointestinal tract. ITS and Rpb1 sequencing showed that 11 of the 12 strains were known Exophiala species ( E. oligosperma [n = 3], E. jeanselmei [n = 2], E. lecanii-corni [n = 2], E. bergeri [n = 1], E. cancerae [n = 1], E. dermatitidis [n = 1], and E. xenobiotica [n = 1]), which included the first reported cases of onychomycosis caused by E. bergeri and E. oligosperma. The 12th strain (HKU32T), isolated from the nail clipping of the right big toe of a 68-year-old female patient with onychomycosis, possessed unique morphological characteristics distinct from other Exophiala species. It grew very slowly and had a velvety colony texture after 28 days, short conidiophores of the same olivaceous color as the supporting hyphae, numerous spores, and no chlamydospore-like cells. ITS, Rpb1, β-tubulin, and β-actin gene sequencing unambiguously showed that HKU32T was clustered with but formed branches distinct from other Exophiala species in phylogenetic trees. We propose the new species Exophiala hongkongensis to describe this novel fungus. Copyright © 2013, American Society for Microbiology. All Rights Reserved.","author":[{"dropping-particle":"","family":"Woo","given":"Patrick C.Y.","non-dropping-particle":"","parse-names":false,"suffix":""},{"dropping-particle":"","family":"Ngan","given":"Antonio H.Y.","non-dropping-particle":"","parse-names":false,"suffix":""},{"dropping-particle":"","family":"Tsang","given":"Chris C.C.","non-dropping-particle":"","parse-names":false,"suffix":""},{"dropping-particle":"","family":"Ling","given":"Ian W.H.","non-dropping-particle":"","parse-names":false,"suffix":""},{"dropping-particle":"","family":"Chan","given":"Jasper F.W.","non-dropping-particle":"","parse-names":false,"suffix":""},{"dropping-particle":"","family":"Leung","given":"Shui Yee","non-dropping-particle":"","parse-names":false,"suffix":""},{"dropping-particle":"","family":"Yuen","given":"Kwok Yung","non-dropping-particle":"","parse-names":false,"suffix":""},{"dropping-particle":"","family":"Lau","given":"Susanna K.P.","non-dropping-particle":"","parse-names":false,"suffix":""}],"container-title":"Journal of Clinical Microbiology","id":"ITEM-1","issue":"1","issued":{"date-parts":[["2013","1"]]},"page":"260-267","publisher":"American Society for Microbiology1752 N St., N.W., Washington, DC","title":"Clinical spectrum of Exophiala infections and a novel Exophiala species, Exophiala hongkongensis","type":"article-journal","volume":"51"},"uris":["http://www.mendeley.com/documents/?uuid=427357c0-68fc-30e9-87b0-04726dc5b631"]},{"id":"ITEM-2","itemData":{"DOI":"10.12998/WJCC.V9.I27.7963","ISSN":"23078960","PMID":"34621853","abstract":"Exophiala is a genus comprising several species of opportunistic black yeasts, which belongs to Ascomycotina. It is a rare cause of fungal infections. However, infections are often chronic and recalcitrant, and while the number of cases is steadily increasing in both immunocompromised and immunocompetent people, detailed knowledge remains scarce regarding infection mechanisms, virulence factors, specific predisposing factors, risk factors, and host response. The most common manifestations of Exophiala infection are skin infections, and the most frequent type of deep infection is pulmonary infection due to inhalation. The invasive disease ranges from cutaneous or subcutaneous infection to systemic dissemination to internal organs. The final identification of the causative organism should be achieved through a combination of several methods, including the newly introduced diagnostic analysis, matrix-assisted laser desorption/ ionization-time-of-flight mass spectrometry, together with sequencing of the ribosomal ribonucleic acid internal transcribed spacer region of the fungi, and histological and culture findings. Regarding treatment, because anti-infective agents and natural compounds exhibited poor antibiofilm activity, few treatments have ultimately been found to be effective for specific antifungal therapy, so the optimal antifungal therapy and duration of therapy for these infections remain unknown. Therefore, most forms of disease caused by Exophiala dermatitidis require aggressive combination therapies: Both surgical intervention and aggressive antifungal therapy with novel compounds and azoles are necessary for effective treatment.","author":[{"dropping-particle":"","family":"Usuda","given":"Daisuke","non-dropping-particle":"","parse-names":false,"suffix":""},{"dropping-particle":"","family":"Higashikawa","given":"Toshihiro","non-dropping-particle":"","parse-names":false,"suffix":""},{"dropping-particle":"","family":"Hotchi","given":"Yuta","non-dropping-particle":"","parse-names":false,"suffix":""},{"dropping-particle":"","family":"Usami","given":"Kenki","non-dropping-particle":"","parse-names":false,"suffix":""},{"dropping-particle":"","family":"Shimozawa","given":"Shintaro","non-dropping-particle":"","parse-names":false,"suffix":""},{"dropping-particle":"","family":"Tokunaga","given":"Shungo","non-dropping-particle":"","parse-names":false,"suffix":""},{"dropping-particle":"","family":"Osugi","given":"Ippei","non-dropping-particle":"","parse-names":false,"suffix":""},{"dropping-particle":"","family":"Katou","given":"Risa","non-dropping-particle":"","parse-names":false,"suffix":""},{"dropping-particle":"","family":"Ito","given":"Sakurako","non-dropping-particle":"","parse-names":false,"suffix":""},{"dropping-particle":"","family":"Yoshizawa","given":"Toshihiko","non-dropping-particle":"","parse-names":false,"suffix":""},{"dropping-particle":"","family":"Asako","given":"Suguru","non-dropping-particle":"","parse-names":false,"suffix":""},{"dropping-particle":"","family":"Mishima","given":"Kentaro","non-dropping-particle":"","parse-names":false,"suffix":""},{"dropping-particle":"","family":"Kondo","given":"Akihiko","non-dropping-particle":"","parse-names":false,"suffix":""},{"dropping-particle":"","family":"Mizuno","given":"Keiko","non-dropping-particle":"","parse-names":false,"suffix":""},{"dropping-particle":"","family":"Takami","given":"Hiroki","non-dropping-particle":"","parse-names":false,"suffix":""},{"dropping-particle":"","family":"Komatsu","given":"Takayuki","non-dropping-particle":"","parse-names":false,"suffix":""},{"dropping-particle":"","family":"Oba","given":"Jiro","non-dropping-particle":"","parse-names":false,"suffix":""},{"dropping-particle":"","family":"Nomura","given":"Tomohisa","non-dropping-particle":"","parse-names":false,"suffix":""},{"dropping-particle":"","family":"Sugita","given":"Manabu","non-dropping-particle":"","parse-names":false,"suffix":""}],"container-title":"World Journal of Clinical Cases","id":"ITEM-2","issue":"27","issued":{"date-parts":[["2021","9","9"]]},"page":"7963","publisher":"Baishideng Publishing Group Inc","title":"Exophiala dermatitidis","type":"article-journal","volume":"9"},"uris":["http://www.mendeley.com/documents/?uuid=8045ee58-283c-3aed-bf88-83f091d1c7b0"]}],"mendeley":{"formattedCitation":"(Woo et al., 2013; Usuda et al., 2021)","plainTextFormattedCitation":"(Woo et al., 2013; Usuda et al., 2021)","previouslyFormattedCitation":"(Woo et al., 2013; Usuda et al., 2021)"},"properties":{"noteIndex":0},"schema":"https://github.com/citation-style-language/schema/raw/master/csl-citation.json"}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(Woo et al., 2013; Usuda et al., 2021)</w:t>
      </w:r>
      <w:r w:rsidRPr="00CD2636">
        <w:rPr>
          <w:rFonts w:ascii="Times New Roman" w:eastAsia="Aptos" w:hAnsi="Times New Roman" w:cs="Times New Roman"/>
          <w:sz w:val="20"/>
          <w:szCs w:val="20"/>
          <w:lang w:val="en-US"/>
        </w:rPr>
        <w:fldChar w:fldCharType="end"/>
      </w:r>
      <w:del w:id="79" w:author="Prenafeta, Francesc" w:date="2025-02-11T12:54:00Z" w16du:dateUtc="2025-02-11T11:54:00Z">
        <w:r w:rsidRPr="00CD2636" w:rsidDel="004F0A96">
          <w:rPr>
            <w:rFonts w:ascii="Times New Roman" w:eastAsia="Aptos" w:hAnsi="Times New Roman" w:cs="Times New Roman"/>
            <w:sz w:val="20"/>
            <w:szCs w:val="20"/>
            <w:lang w:val="en-US"/>
          </w:rPr>
          <w:delText xml:space="preserve">, </w:delText>
        </w:r>
      </w:del>
      <w:del w:id="80" w:author="Prenafeta, Francesc" w:date="2025-01-31T18:17:00Z" w16du:dateUtc="2025-01-31T17:17:00Z">
        <w:r w:rsidRPr="00CD2636" w:rsidDel="00DD1402">
          <w:rPr>
            <w:rFonts w:ascii="Times New Roman" w:eastAsia="Aptos" w:hAnsi="Times New Roman" w:cs="Times New Roman"/>
            <w:sz w:val="20"/>
            <w:szCs w:val="20"/>
            <w:lang w:val="en-US"/>
          </w:rPr>
          <w:delText>from plant and animal tissue</w:delText>
        </w:r>
      </w:del>
      <w:del w:id="81" w:author="Prenafeta, Francesc" w:date="2025-02-11T12:54:00Z" w16du:dateUtc="2025-02-11T11:54:00Z">
        <w:r w:rsidRPr="00CD2636" w:rsidDel="004F0A96">
          <w:rPr>
            <w:rFonts w:ascii="Times New Roman" w:eastAsia="Aptos" w:hAnsi="Times New Roman" w:cs="Times New Roman"/>
            <w:sz w:val="20"/>
            <w:szCs w:val="20"/>
            <w:lang w:val="en-US"/>
          </w:rPr>
          <w:delText xml:space="preserve"> </w:delText>
        </w:r>
        <w:r w:rsidRPr="00CD2636" w:rsidDel="004F0A96">
          <w:rPr>
            <w:rFonts w:ascii="Times New Roman" w:eastAsia="Aptos" w:hAnsi="Times New Roman" w:cs="Times New Roman"/>
            <w:sz w:val="20"/>
            <w:szCs w:val="20"/>
            <w:lang w:val="en-US"/>
          </w:rPr>
          <w:fldChar w:fldCharType="begin" w:fldLock="1"/>
        </w:r>
        <w:r w:rsidRPr="00CD2636" w:rsidDel="004F0A96">
          <w:rPr>
            <w:rFonts w:ascii="Times New Roman" w:eastAsia="Aptos" w:hAnsi="Times New Roman" w:cs="Times New Roman"/>
            <w:sz w:val="20"/>
            <w:szCs w:val="20"/>
            <w:lang w:val="en-US"/>
          </w:rPr>
          <w:delInstrText>ADDIN CSL_CITATION {"citationItems":[{"id":"ITEM-1","itemData":{"DOI":"10.3767/003158511X614258","ISSN":"00315850","abstract":"The majority of mesophilic waterborne species of the black yeast genus Exophiala (Chaetothyriales) belong to a single clade judging from SSU rDNA data. Most taxa are also found to cause cutaneous or disseminated infections in cold-blooded, water animals, occasionally reaching epidemic proportions. Hosts are mainly fish, frogs, toads, turtles or crabs, all sharing smooth, moist or mucous skins and waterborne or amphibian lifestyles; occasionally superficial infections in humans are noted. Cold-blooded animals with strictly terrestrial life styles, such as reptiles and birds are missing. It is concluded that animals with moist skins, i.e. those being waterborne and those possessing sweat glands, are more susceptible to black yeast infection. Melanin and the ability to assimilate alkylbenzenes are purported general virulence factors. Thermotolerance influences the choice of host. Exophiala species in ocean water mostly have maximum growth temperatures below 30 °C, whereas those able to grow until 33(-36) °C are found in shallow waters and occasionally on humans. Tissue responses vary with the phylogenetic position of the host, the lower animals showing poor granulome formation. Species circumscriptions have been determined by mult</w:delInstrText>
        </w:r>
        <w:r w:rsidRPr="00A95252" w:rsidDel="004F0A96">
          <w:rPr>
            <w:rFonts w:ascii="Times New Roman" w:eastAsia="Aptos" w:hAnsi="Times New Roman" w:cs="Times New Roman"/>
            <w:sz w:val="20"/>
            <w:szCs w:val="20"/>
            <w:lang w:val="en-GB"/>
            <w:rPrChange w:id="82" w:author="Prenafeta, Francesc" w:date="2025-01-31T18:06:00Z" w16du:dateUtc="2025-01-31T17:06:00Z">
              <w:rPr>
                <w:rFonts w:ascii="Times New Roman" w:eastAsia="Aptos" w:hAnsi="Times New Roman" w:cs="Times New Roman"/>
                <w:sz w:val="20"/>
                <w:szCs w:val="20"/>
                <w:lang w:val="nl-BE"/>
              </w:rPr>
            </w:rPrChange>
          </w:rPr>
          <w:delInstrText>ilocus analyses involving partial ITS, TEF1, BT2 and ACT1. © 2011 N</w:delInstrText>
        </w:r>
        <w:r w:rsidRPr="00F15B3C" w:rsidDel="004F0A96">
          <w:rPr>
            <w:rFonts w:ascii="Times New Roman" w:eastAsia="Aptos" w:hAnsi="Times New Roman" w:cs="Times New Roman"/>
            <w:sz w:val="20"/>
            <w:szCs w:val="20"/>
            <w:lang w:val="en-GB"/>
            <w:rPrChange w:id="83" w:author="Prenafeta, Francesc" w:date="2025-01-31T18:17:00Z" w16du:dateUtc="2025-01-31T17:17:00Z">
              <w:rPr>
                <w:rFonts w:ascii="Times New Roman" w:eastAsia="Aptos" w:hAnsi="Times New Roman" w:cs="Times New Roman"/>
                <w:sz w:val="20"/>
                <w:szCs w:val="20"/>
                <w:lang w:val="nl-BE"/>
              </w:rPr>
            </w:rPrChange>
          </w:rPr>
          <w:delInstrText>ationaal Herbarium Nederland &amp; Centraalbureau voor Schimmelcultures.","author":[{"dropping-particle":"","family":"Hoog","given":"G. S.","non-dropping-particle":"de","parse-names":false,"suffix":""},{"dropping-particle":"","family":"Vicente","given":"V. A.","non-dropping-particle":"","parse-names":false,"suffix":""},{"dropping-particle":"","family":"Najafzadeh","given":"M. J.","non-dropping-particle":"","parse-names":false,"suffix":""},{"dropping-particle":"","family":"Harrak","given":"M. J.","non-dropping-particle":"","parse-names":false,"suffix":""},{"dropping-particle":"","family":"Badali","given":"H.","non-dropping-particle":"","parse-names":false,"suffix":""},{"dropping-particle":"","family":"Seyedmousavi","given":"S.","non-dropping-particle":"","parse-names":false,"suffix":""}],"container-title":"Persoonia: Molecular Phylogeny and Evolution of Fungi","id":"ITEM-1","issued":{"date-parts":[["2011","12"]]},"page":"46-72","title":"Waterborne Exophiala species causing disease in cold-blooded animals","type":"article-journal","volume":"27"},"uris":["http://www.mendeley.com/documents/?uuid=3fc78c5b-5257-3e8e-9673-f01eef96c404"]}],"mendeley":{"formattedCitation":"(de Hoog et al., 2011)","plainTextFormattedCitation":"(de Hoog et al., 2011)","previouslyFormattedCitation":"(de Hoog et al., 2011)"},"properties":{"noteIndex":0},"schema":"https://github.com/citation-style-language/schema/raw/master/csl-citation.json"}</w:delInstrText>
        </w:r>
        <w:r w:rsidRPr="00CD2636" w:rsidDel="004F0A96">
          <w:rPr>
            <w:rFonts w:ascii="Times New Roman" w:eastAsia="Aptos" w:hAnsi="Times New Roman" w:cs="Times New Roman"/>
            <w:sz w:val="20"/>
            <w:szCs w:val="20"/>
            <w:lang w:val="en-US"/>
          </w:rPr>
          <w:fldChar w:fldCharType="separate"/>
        </w:r>
        <w:r w:rsidRPr="00F15B3C" w:rsidDel="004F0A96">
          <w:rPr>
            <w:rFonts w:ascii="Times New Roman" w:eastAsia="Aptos" w:hAnsi="Times New Roman" w:cs="Times New Roman"/>
            <w:noProof/>
            <w:sz w:val="20"/>
            <w:szCs w:val="20"/>
            <w:lang w:val="en-GB"/>
            <w:rPrChange w:id="84" w:author="Prenafeta, Francesc" w:date="2025-01-31T18:17:00Z" w16du:dateUtc="2025-01-31T17:17:00Z">
              <w:rPr>
                <w:rFonts w:ascii="Times New Roman" w:eastAsia="Aptos" w:hAnsi="Times New Roman" w:cs="Times New Roman"/>
                <w:noProof/>
                <w:sz w:val="20"/>
                <w:szCs w:val="20"/>
                <w:lang w:val="nl-BE"/>
              </w:rPr>
            </w:rPrChange>
          </w:rPr>
          <w:delText>(de Hoog et al., 2011;</w:delText>
        </w:r>
        <w:r w:rsidRPr="00CD2636" w:rsidDel="004F0A96">
          <w:rPr>
            <w:rFonts w:ascii="Times New Roman" w:eastAsia="Aptos" w:hAnsi="Times New Roman" w:cs="Times New Roman"/>
            <w:sz w:val="20"/>
            <w:szCs w:val="20"/>
            <w:lang w:val="en-US"/>
          </w:rPr>
          <w:fldChar w:fldCharType="end"/>
        </w:r>
        <w:r w:rsidRPr="00F15B3C" w:rsidDel="004F0A96">
          <w:rPr>
            <w:rFonts w:ascii="Times New Roman" w:eastAsia="Aptos" w:hAnsi="Times New Roman" w:cs="Times New Roman"/>
            <w:sz w:val="20"/>
            <w:szCs w:val="20"/>
            <w:lang w:val="en-GB"/>
            <w:rPrChange w:id="85" w:author="Prenafeta, Francesc" w:date="2025-01-31T18:17:00Z" w16du:dateUtc="2025-01-31T17:17:00Z">
              <w:rPr>
                <w:rFonts w:ascii="Times New Roman" w:eastAsia="Aptos" w:hAnsi="Times New Roman" w:cs="Times New Roman"/>
                <w:sz w:val="20"/>
                <w:szCs w:val="20"/>
                <w:lang w:val="nl-BE"/>
              </w:rPr>
            </w:rPrChange>
          </w:rPr>
          <w:delText xml:space="preserve"> </w:delText>
        </w:r>
        <w:r w:rsidRPr="00CD2636" w:rsidDel="004F0A96">
          <w:rPr>
            <w:rFonts w:ascii="Times New Roman" w:eastAsia="Aptos" w:hAnsi="Times New Roman" w:cs="Times New Roman"/>
            <w:sz w:val="20"/>
            <w:szCs w:val="20"/>
            <w:lang w:val="en-US"/>
          </w:rPr>
          <w:fldChar w:fldCharType="begin" w:fldLock="1"/>
        </w:r>
        <w:r w:rsidRPr="00F15B3C" w:rsidDel="004F0A96">
          <w:rPr>
            <w:rFonts w:ascii="Times New Roman" w:eastAsia="Aptos" w:hAnsi="Times New Roman" w:cs="Times New Roman"/>
            <w:sz w:val="20"/>
            <w:szCs w:val="20"/>
            <w:lang w:val="en-GB"/>
            <w:rPrChange w:id="86" w:author="Prenafeta, Francesc" w:date="2025-01-31T18:17:00Z" w16du:dateUtc="2025-01-31T17:17:00Z">
              <w:rPr>
                <w:rFonts w:ascii="Times New Roman" w:eastAsia="Aptos" w:hAnsi="Times New Roman" w:cs="Times New Roman"/>
                <w:sz w:val="20"/>
                <w:szCs w:val="20"/>
                <w:lang w:val="nl-BE"/>
              </w:rPr>
            </w:rPrChange>
          </w:rPr>
          <w:delInstrText>ADDIN CSL_CITATION {"citationItems":[{"id":"ITEM-1","itemData":{"DOI":"10.1007/s11274-011-0712-8","ISSN":"09593993","abstract":"Melanin produced by a dark septate endophyte, Exophiala pisciphila, was isolated and purified. The solubility properties, Ultraviolet-visible and Fourier transform infrared spectra of the purified E. pisciphila melanin were similar to those of typical melanin. Inhibition of melanin production was observed when colonies exposed to tricyclazole (1,8-dihydroxynaphthalene (DHN) melanin inhibitor), but not to kojic acid (3,4-dihydroxyphenylalanine melanin inhibitor). Thus the E. pisciphila melanin was a member of DHN melanin family. In addition, the antioxidant activities of E. pisciphila melanin were evaluated in vitro by 1,1-diphenyl-2-picryl-hydrazyl radical-scavenging assay. E. pisciphila melanin exhibited a strong antioxidant activity. Addition of 50-350 mg L-1 Cd(II) to the medium increased the melanin production in E. pisciphila. © 2011 Springer Science+Business Media B.V.","author":[{"dropping-particle":"","family":"Zhan","given":"Fangdong","non-dropping-particle":"","parse-names":false,"suffix":""},{"dropping-particle":"","family":"He","given":"Yongmei","non-dropping-particle":"","parse-names":false,"suffix":""},{"dropping-particle":"","family":"Zu","given":"Yanqun","non-dropping-particle":"","parse-names":false,"suffix":""},{"dropping-particle":"","family":"Li","given":"Tao","non-dropping-particle":"","parse-names":false</w:delInstrText>
        </w:r>
        <w:r w:rsidRPr="00D20952" w:rsidDel="004F0A96">
          <w:rPr>
            <w:rFonts w:ascii="Times New Roman" w:eastAsia="Aptos" w:hAnsi="Times New Roman" w:cs="Times New Roman"/>
            <w:sz w:val="20"/>
            <w:szCs w:val="20"/>
            <w:lang w:val="en-GB"/>
            <w:rPrChange w:id="87" w:author="Prenafeta, Francesc" w:date="2025-02-11T13:04:00Z" w16du:dateUtc="2025-02-11T12:04:00Z">
              <w:rPr>
                <w:rFonts w:ascii="Times New Roman" w:eastAsia="Aptos" w:hAnsi="Times New Roman" w:cs="Times New Roman"/>
                <w:sz w:val="20"/>
                <w:szCs w:val="20"/>
                <w:lang w:val="nl-BE"/>
              </w:rPr>
            </w:rPrChange>
          </w:rPr>
          <w:delInstrText>,"suffix":""},{"dropping-particle":"","family":"Zhao","given":"Zhiwei","non-dropping-particle":"","parse-names":false,"suffix":""}],"container-title":"World Journal of Microbiology and Biotechnology","id":"ITEM-1","issue":"10","issued":{"date-parts":[["2011","10"]]},"page":"2483-2489","title":"Characterization of melanin isolated from a dark septate endophyte (DSE), Exophiala pisciphila","type":"article-journal","volume":"27"},"uris":["http://www.mendeley.com/documents/?uuid=63bded6b-ab24-371e-af1c-b68a45b035a1"]}],"mendeley":{"formattedCitation":"(Zhan et al., 2011)","plainTextFormattedCitation":"(Zhan et al., 2011)","previouslyFormattedCitation":"(Zhan et al., 2011)"},"properties":{"noteIndex":0},"schema":"https://github.com/citation-style-language/schema/raw/master/csl-citation.json"}</w:delInstrText>
        </w:r>
        <w:r w:rsidRPr="00CD2636" w:rsidDel="004F0A96">
          <w:rPr>
            <w:rFonts w:ascii="Times New Roman" w:eastAsia="Aptos" w:hAnsi="Times New Roman" w:cs="Times New Roman"/>
            <w:sz w:val="20"/>
            <w:szCs w:val="20"/>
            <w:lang w:val="en-US"/>
          </w:rPr>
          <w:fldChar w:fldCharType="separate"/>
        </w:r>
        <w:r w:rsidRPr="00D20952" w:rsidDel="004F0A96">
          <w:rPr>
            <w:rFonts w:ascii="Times New Roman" w:eastAsia="Aptos" w:hAnsi="Times New Roman" w:cs="Times New Roman"/>
            <w:noProof/>
            <w:sz w:val="20"/>
            <w:szCs w:val="20"/>
            <w:lang w:val="en-GB"/>
            <w:rPrChange w:id="88" w:author="Prenafeta, Francesc" w:date="2025-02-11T13:04:00Z" w16du:dateUtc="2025-02-11T12:04:00Z">
              <w:rPr>
                <w:rFonts w:ascii="Times New Roman" w:eastAsia="Aptos" w:hAnsi="Times New Roman" w:cs="Times New Roman"/>
                <w:noProof/>
                <w:sz w:val="20"/>
                <w:szCs w:val="20"/>
                <w:lang w:val="nl-BE"/>
              </w:rPr>
            </w:rPrChange>
          </w:rPr>
          <w:delText>Zhan et al., 2011)</w:delText>
        </w:r>
        <w:r w:rsidRPr="00CD2636" w:rsidDel="004F0A96">
          <w:rPr>
            <w:rFonts w:ascii="Times New Roman" w:eastAsia="Aptos" w:hAnsi="Times New Roman" w:cs="Times New Roman"/>
            <w:sz w:val="20"/>
            <w:szCs w:val="20"/>
            <w:lang w:val="en-US"/>
          </w:rPr>
          <w:fldChar w:fldCharType="end"/>
        </w:r>
      </w:del>
      <w:del w:id="89" w:author="Prenafeta, Francesc" w:date="2025-01-31T18:18:00Z" w16du:dateUtc="2025-01-31T17:18:00Z">
        <w:r w:rsidRPr="00D20952" w:rsidDel="00F15B3C">
          <w:rPr>
            <w:rFonts w:ascii="Times New Roman" w:eastAsia="Aptos" w:hAnsi="Times New Roman" w:cs="Times New Roman"/>
            <w:sz w:val="20"/>
            <w:szCs w:val="20"/>
            <w:lang w:val="en-GB"/>
            <w:rPrChange w:id="90" w:author="Prenafeta, Francesc" w:date="2025-02-11T13:04:00Z" w16du:dateUtc="2025-02-11T12:04:00Z">
              <w:rPr>
                <w:rFonts w:ascii="Times New Roman" w:eastAsia="Aptos" w:hAnsi="Times New Roman" w:cs="Times New Roman"/>
                <w:sz w:val="20"/>
                <w:szCs w:val="20"/>
                <w:lang w:val="nl-BE"/>
              </w:rPr>
            </w:rPrChange>
          </w:rPr>
          <w:delText xml:space="preserve">, and from a wide variety of habitats that are </w:delText>
        </w:r>
      </w:del>
      <w:del w:id="91" w:author="Prenafeta, Francesc" w:date="2025-01-31T18:17:00Z" w16du:dateUtc="2025-01-31T17:17:00Z">
        <w:r w:rsidRPr="00D20952" w:rsidDel="00F15B3C">
          <w:rPr>
            <w:rFonts w:ascii="Times New Roman" w:eastAsia="Aptos" w:hAnsi="Times New Roman" w:cs="Times New Roman"/>
            <w:sz w:val="20"/>
            <w:szCs w:val="20"/>
            <w:lang w:val="en-GB"/>
            <w:rPrChange w:id="92" w:author="Prenafeta, Francesc" w:date="2025-02-11T13:04:00Z" w16du:dateUtc="2025-02-11T12:04:00Z">
              <w:rPr>
                <w:rFonts w:ascii="Times New Roman" w:eastAsia="Aptos" w:hAnsi="Times New Roman" w:cs="Times New Roman"/>
                <w:sz w:val="20"/>
                <w:szCs w:val="20"/>
                <w:lang w:val="nl-BE"/>
              </w:rPr>
            </w:rPrChange>
          </w:rPr>
          <w:delText xml:space="preserve">characterized by extreme temperature, pressure, radiation, salinity, or pH level </w:delText>
        </w:r>
      </w:del>
      <w:del w:id="93" w:author="Prenafeta, Francesc" w:date="2025-01-31T18:18:00Z" w16du:dateUtc="2025-01-31T17:18:00Z">
        <w:r w:rsidRPr="00D20952" w:rsidDel="00F15B3C">
          <w:rPr>
            <w:rFonts w:ascii="Times New Roman" w:eastAsia="Aptos" w:hAnsi="Times New Roman" w:cs="Times New Roman"/>
            <w:sz w:val="20"/>
            <w:szCs w:val="20"/>
            <w:lang w:val="en-GB"/>
            <w:rPrChange w:id="94" w:author="Prenafeta, Francesc" w:date="2025-02-11T13:04:00Z" w16du:dateUtc="2025-02-11T12:04:00Z">
              <w:rPr>
                <w:rFonts w:ascii="Times New Roman" w:eastAsia="Aptos" w:hAnsi="Times New Roman" w:cs="Times New Roman"/>
                <w:sz w:val="20"/>
                <w:szCs w:val="20"/>
                <w:lang w:val="nl-BE"/>
              </w:rPr>
            </w:rPrChange>
          </w:rPr>
          <w:delText>(ref)</w:delText>
        </w:r>
      </w:del>
      <w:r w:rsidRPr="00D20952">
        <w:rPr>
          <w:rFonts w:ascii="Times New Roman" w:eastAsia="Aptos" w:hAnsi="Times New Roman" w:cs="Times New Roman"/>
          <w:sz w:val="20"/>
          <w:szCs w:val="20"/>
          <w:lang w:val="en-GB"/>
          <w:rPrChange w:id="95" w:author="Prenafeta, Francesc" w:date="2025-02-11T13:04:00Z" w16du:dateUtc="2025-02-11T12:04:00Z">
            <w:rPr>
              <w:rFonts w:ascii="Times New Roman" w:eastAsia="Aptos" w:hAnsi="Times New Roman" w:cs="Times New Roman"/>
              <w:sz w:val="20"/>
              <w:szCs w:val="20"/>
              <w:lang w:val="nl-BE"/>
            </w:rPr>
          </w:rPrChange>
        </w:rPr>
        <w:t xml:space="preserve">. </w:t>
      </w:r>
      <w:del w:id="96" w:author="Prenafeta, Francesc" w:date="2025-01-31T19:25:00Z" w16du:dateUtc="2025-01-31T18:25:00Z">
        <w:r w:rsidRPr="00CD2636" w:rsidDel="00C34CE8">
          <w:rPr>
            <w:rFonts w:ascii="Times New Roman" w:eastAsia="Aptos" w:hAnsi="Times New Roman" w:cs="Times New Roman"/>
            <w:sz w:val="20"/>
            <w:szCs w:val="20"/>
            <w:lang w:val="en-US"/>
          </w:rPr>
          <w:delText>An increasing number of</w:delText>
        </w:r>
      </w:del>
      <w:ins w:id="97" w:author="Prenafeta, Francesc" w:date="2025-01-31T19:25:00Z" w16du:dateUtc="2025-01-31T18:25:00Z">
        <w:r w:rsidR="00C34CE8">
          <w:rPr>
            <w:rFonts w:ascii="Times New Roman" w:eastAsia="Aptos" w:hAnsi="Times New Roman" w:cs="Times New Roman"/>
            <w:sz w:val="20"/>
            <w:szCs w:val="20"/>
            <w:lang w:val="en-US"/>
          </w:rPr>
          <w:t>S</w:t>
        </w:r>
      </w:ins>
      <w:ins w:id="98" w:author="Prenafeta, Francesc" w:date="2025-02-11T13:38:00Z" w16du:dateUtc="2025-02-11T12:38:00Z">
        <w:r w:rsidR="002D0EFA">
          <w:rPr>
            <w:rFonts w:ascii="Times New Roman" w:eastAsia="Aptos" w:hAnsi="Times New Roman" w:cs="Times New Roman"/>
            <w:sz w:val="20"/>
            <w:szCs w:val="20"/>
            <w:lang w:val="en-US"/>
          </w:rPr>
          <w:t>everal s</w:t>
        </w:r>
      </w:ins>
      <w:ins w:id="99" w:author="Prenafeta, Francesc" w:date="2025-01-31T19:25:00Z" w16du:dateUtc="2025-01-31T18:25:00Z">
        <w:r w:rsidR="00C34CE8">
          <w:rPr>
            <w:rFonts w:ascii="Times New Roman" w:eastAsia="Aptos" w:hAnsi="Times New Roman" w:cs="Times New Roman"/>
            <w:sz w:val="20"/>
            <w:szCs w:val="20"/>
            <w:lang w:val="en-US"/>
          </w:rPr>
          <w:t xml:space="preserve">pecies </w:t>
        </w:r>
      </w:ins>
      <w:ins w:id="100" w:author="Prenafeta, Francesc" w:date="2025-02-11T13:38:00Z" w16du:dateUtc="2025-02-11T12:38:00Z">
        <w:r w:rsidR="002D0EFA">
          <w:rPr>
            <w:rFonts w:ascii="Times New Roman" w:eastAsia="Aptos" w:hAnsi="Times New Roman" w:cs="Times New Roman"/>
            <w:sz w:val="20"/>
            <w:szCs w:val="20"/>
            <w:lang w:val="en-US"/>
          </w:rPr>
          <w:t xml:space="preserve">of </w:t>
        </w:r>
        <w:proofErr w:type="spellStart"/>
        <w:r w:rsidR="002D0EFA">
          <w:rPr>
            <w:rFonts w:ascii="Times New Roman" w:eastAsia="Aptos" w:hAnsi="Times New Roman" w:cs="Times New Roman"/>
            <w:sz w:val="20"/>
            <w:szCs w:val="20"/>
            <w:lang w:val="en-US"/>
          </w:rPr>
          <w:t>Exophiala</w:t>
        </w:r>
      </w:ins>
      <w:proofErr w:type="spellEnd"/>
      <w:del w:id="101" w:author="Prenafeta, Francesc" w:date="2025-02-11T13:38:00Z" w16du:dateUtc="2025-02-11T12:38:00Z">
        <w:r w:rsidRPr="00CD2636" w:rsidDel="002D0EFA">
          <w:rPr>
            <w:rFonts w:ascii="Times New Roman" w:eastAsia="Aptos" w:hAnsi="Times New Roman" w:cs="Times New Roman"/>
            <w:sz w:val="20"/>
            <w:szCs w:val="20"/>
            <w:lang w:val="en-US"/>
          </w:rPr>
          <w:delText xml:space="preserve"> </w:delText>
        </w:r>
        <w:r w:rsidRPr="00CD2636" w:rsidDel="002D0EFA">
          <w:rPr>
            <w:rFonts w:ascii="Times New Roman" w:eastAsia="Aptos" w:hAnsi="Times New Roman" w:cs="Times New Roman"/>
            <w:i/>
            <w:iCs/>
            <w:sz w:val="20"/>
            <w:szCs w:val="20"/>
            <w:lang w:val="en-US"/>
          </w:rPr>
          <w:delText>E</w:delText>
        </w:r>
      </w:del>
      <w:del w:id="102" w:author="Prenafeta, Francesc" w:date="2025-01-31T19:26:00Z" w16du:dateUtc="2025-01-31T18:26:00Z">
        <w:r w:rsidRPr="00CD2636" w:rsidDel="004B6F69">
          <w:rPr>
            <w:rFonts w:ascii="Times New Roman" w:eastAsia="Aptos" w:hAnsi="Times New Roman" w:cs="Times New Roman"/>
            <w:i/>
            <w:iCs/>
            <w:sz w:val="20"/>
            <w:szCs w:val="20"/>
            <w:lang w:val="en-US"/>
          </w:rPr>
          <w:delText>xophiala</w:delText>
        </w:r>
      </w:del>
      <w:del w:id="103" w:author="Prenafeta, Francesc" w:date="2025-02-11T13:38:00Z" w16du:dateUtc="2025-02-11T12:38:00Z">
        <w:r w:rsidRPr="00CD2636" w:rsidDel="002D0EFA">
          <w:rPr>
            <w:rFonts w:ascii="Times New Roman" w:eastAsia="Aptos" w:hAnsi="Times New Roman" w:cs="Times New Roman"/>
            <w:sz w:val="20"/>
            <w:szCs w:val="20"/>
            <w:lang w:val="en-US"/>
          </w:rPr>
          <w:delText xml:space="preserve"> </w:delText>
        </w:r>
      </w:del>
      <w:ins w:id="104" w:author="Prenafeta, Francesc" w:date="2025-01-31T19:26:00Z" w16du:dateUtc="2025-01-31T18:26:00Z">
        <w:r w:rsidR="004B6F69">
          <w:rPr>
            <w:rFonts w:ascii="Times New Roman" w:eastAsia="Aptos" w:hAnsi="Times New Roman" w:cs="Times New Roman"/>
            <w:sz w:val="20"/>
            <w:szCs w:val="20"/>
            <w:lang w:val="en-US"/>
          </w:rPr>
          <w:t xml:space="preserve"> </w:t>
        </w:r>
      </w:ins>
      <w:del w:id="105" w:author="Prenafeta, Francesc" w:date="2025-01-31T19:28:00Z" w16du:dateUtc="2025-01-31T18:28:00Z">
        <w:r w:rsidRPr="00CD2636" w:rsidDel="00EC049F">
          <w:rPr>
            <w:rFonts w:ascii="Times New Roman" w:eastAsia="Aptos" w:hAnsi="Times New Roman" w:cs="Times New Roman"/>
            <w:sz w:val="20"/>
            <w:szCs w:val="20"/>
            <w:lang w:val="en-US"/>
          </w:rPr>
          <w:delText xml:space="preserve">strains </w:delText>
        </w:r>
      </w:del>
      <w:r w:rsidRPr="00CD2636">
        <w:rPr>
          <w:rFonts w:ascii="Times New Roman" w:eastAsia="Aptos" w:hAnsi="Times New Roman" w:cs="Times New Roman"/>
          <w:sz w:val="20"/>
          <w:szCs w:val="20"/>
          <w:lang w:val="en-US"/>
        </w:rPr>
        <w:t xml:space="preserve">have </w:t>
      </w:r>
      <w:del w:id="106" w:author="Prenafeta, Francesc" w:date="2025-01-31T19:28:00Z" w16du:dateUtc="2025-01-31T18:28:00Z">
        <w:r w:rsidRPr="00CD2636" w:rsidDel="00EC049F">
          <w:rPr>
            <w:rFonts w:ascii="Times New Roman" w:eastAsia="Aptos" w:hAnsi="Times New Roman" w:cs="Times New Roman"/>
            <w:sz w:val="20"/>
            <w:szCs w:val="20"/>
            <w:lang w:val="en-US"/>
          </w:rPr>
          <w:delText xml:space="preserve">also </w:delText>
        </w:r>
      </w:del>
      <w:r w:rsidRPr="00CD2636">
        <w:rPr>
          <w:rFonts w:ascii="Times New Roman" w:eastAsia="Aptos" w:hAnsi="Times New Roman" w:cs="Times New Roman"/>
          <w:sz w:val="20"/>
          <w:szCs w:val="20"/>
          <w:lang w:val="en-US"/>
        </w:rPr>
        <w:t xml:space="preserve">been isolated from sites that are polluted with </w:t>
      </w:r>
      <w:ins w:id="107" w:author="Prenafeta, Francesc" w:date="2025-01-31T19:22:00Z" w16du:dateUtc="2025-01-31T18:22:00Z">
        <w:r w:rsidR="00C452BA">
          <w:rPr>
            <w:rFonts w:ascii="Times New Roman" w:eastAsia="Aptos" w:hAnsi="Times New Roman" w:cs="Times New Roman"/>
            <w:sz w:val="20"/>
            <w:szCs w:val="20"/>
            <w:lang w:val="en-US"/>
          </w:rPr>
          <w:t xml:space="preserve">hydrocarbons and </w:t>
        </w:r>
      </w:ins>
      <w:ins w:id="108" w:author="Prenafeta, Francesc" w:date="2025-01-31T19:28:00Z" w16du:dateUtc="2025-01-31T18:28:00Z">
        <w:r w:rsidR="006910B9">
          <w:rPr>
            <w:rFonts w:ascii="Times New Roman" w:eastAsia="Aptos" w:hAnsi="Times New Roman" w:cs="Times New Roman"/>
            <w:sz w:val="20"/>
            <w:szCs w:val="20"/>
            <w:lang w:val="en-US"/>
          </w:rPr>
          <w:t xml:space="preserve">are able to grow on alkylbenzenes </w:t>
        </w:r>
      </w:ins>
      <w:ins w:id="109" w:author="Prenafeta, Francesc" w:date="2025-02-11T13:43:00Z" w16du:dateUtc="2025-02-11T12:43:00Z">
        <w:r w:rsidR="0068500D">
          <w:rPr>
            <w:rFonts w:ascii="Times New Roman" w:eastAsia="Aptos" w:hAnsi="Times New Roman" w:cs="Times New Roman"/>
            <w:sz w:val="20"/>
            <w:szCs w:val="20"/>
            <w:lang w:val="en-US"/>
          </w:rPr>
          <w:t xml:space="preserve">such as toluene </w:t>
        </w:r>
      </w:ins>
      <w:ins w:id="110" w:author="Prenafeta, Francesc" w:date="2025-01-31T19:28:00Z" w16du:dateUtc="2025-01-31T18:28:00Z">
        <w:r w:rsidR="006910B9">
          <w:rPr>
            <w:rFonts w:ascii="Times New Roman" w:eastAsia="Aptos" w:hAnsi="Times New Roman" w:cs="Times New Roman"/>
            <w:sz w:val="20"/>
            <w:szCs w:val="20"/>
            <w:lang w:val="en-US"/>
          </w:rPr>
          <w:t>as the sole source of carbon and energy</w:t>
        </w:r>
      </w:ins>
      <w:ins w:id="111" w:author="Prenafeta, Francesc" w:date="2025-01-31T19:29:00Z" w16du:dateUtc="2025-01-31T18:29:00Z">
        <w:r w:rsidR="0006008B">
          <w:rPr>
            <w:rFonts w:ascii="Times New Roman" w:eastAsia="Aptos" w:hAnsi="Times New Roman" w:cs="Times New Roman"/>
            <w:sz w:val="20"/>
            <w:szCs w:val="20"/>
            <w:lang w:val="en-US"/>
          </w:rPr>
          <w:t xml:space="preserve"> (</w:t>
        </w:r>
        <w:commentRangeStart w:id="112"/>
        <w:r w:rsidR="0006008B">
          <w:rPr>
            <w:rFonts w:ascii="Times New Roman" w:eastAsia="Aptos" w:hAnsi="Times New Roman" w:cs="Times New Roman"/>
            <w:sz w:val="20"/>
            <w:szCs w:val="20"/>
            <w:lang w:val="en-US"/>
          </w:rPr>
          <w:t>ref</w:t>
        </w:r>
      </w:ins>
      <w:commentRangeEnd w:id="112"/>
      <w:ins w:id="113" w:author="Prenafeta, Francesc" w:date="2025-02-11T13:03:00Z" w16du:dateUtc="2025-02-11T12:03:00Z">
        <w:r w:rsidR="000003D8">
          <w:rPr>
            <w:rStyle w:val="Refdecomentario"/>
          </w:rPr>
          <w:commentReference w:id="112"/>
        </w:r>
      </w:ins>
      <w:ins w:id="114" w:author="Prenafeta, Francesc" w:date="2025-01-31T19:29:00Z" w16du:dateUtc="2025-01-31T18:29:00Z">
        <w:r w:rsidR="0006008B">
          <w:rPr>
            <w:rFonts w:ascii="Times New Roman" w:eastAsia="Aptos" w:hAnsi="Times New Roman" w:cs="Times New Roman"/>
            <w:sz w:val="20"/>
            <w:szCs w:val="20"/>
            <w:lang w:val="en-US"/>
          </w:rPr>
          <w:t>)</w:t>
        </w:r>
      </w:ins>
      <w:ins w:id="115" w:author="Prenafeta, Francesc" w:date="2025-01-31T19:28:00Z" w16du:dateUtc="2025-01-31T18:28:00Z">
        <w:r w:rsidR="006910B9">
          <w:rPr>
            <w:rFonts w:ascii="Times New Roman" w:eastAsia="Aptos" w:hAnsi="Times New Roman" w:cs="Times New Roman"/>
            <w:sz w:val="20"/>
            <w:szCs w:val="20"/>
            <w:lang w:val="en-US"/>
          </w:rPr>
          <w:t xml:space="preserve">. An increasing number of </w:t>
        </w:r>
      </w:ins>
      <w:proofErr w:type="spellStart"/>
      <w:ins w:id="116" w:author="Prenafeta, Francesc" w:date="2025-02-11T13:39:00Z" w16du:dateUtc="2025-02-11T12:39:00Z">
        <w:r w:rsidR="00D57A9E">
          <w:rPr>
            <w:rFonts w:ascii="Times New Roman" w:eastAsia="Aptos" w:hAnsi="Times New Roman" w:cs="Times New Roman"/>
            <w:sz w:val="20"/>
            <w:szCs w:val="20"/>
            <w:lang w:val="en-US"/>
          </w:rPr>
          <w:t>Exophiala</w:t>
        </w:r>
        <w:proofErr w:type="spellEnd"/>
        <w:r w:rsidR="00D57A9E">
          <w:rPr>
            <w:rFonts w:ascii="Times New Roman" w:eastAsia="Aptos" w:hAnsi="Times New Roman" w:cs="Times New Roman"/>
            <w:sz w:val="20"/>
            <w:szCs w:val="20"/>
            <w:lang w:val="en-US"/>
          </w:rPr>
          <w:t xml:space="preserve"> </w:t>
        </w:r>
      </w:ins>
      <w:ins w:id="117" w:author="Prenafeta, Francesc" w:date="2025-01-31T19:28:00Z" w16du:dateUtc="2025-01-31T18:28:00Z">
        <w:r w:rsidR="006910B9">
          <w:rPr>
            <w:rFonts w:ascii="Times New Roman" w:eastAsia="Aptos" w:hAnsi="Times New Roman" w:cs="Times New Roman"/>
            <w:sz w:val="20"/>
            <w:szCs w:val="20"/>
            <w:lang w:val="en-US"/>
          </w:rPr>
          <w:t>strains have also b</w:t>
        </w:r>
      </w:ins>
      <w:ins w:id="118" w:author="Prenafeta, Francesc" w:date="2025-01-31T19:29:00Z" w16du:dateUtc="2025-01-31T18:29:00Z">
        <w:r w:rsidR="006910B9">
          <w:rPr>
            <w:rFonts w:ascii="Times New Roman" w:eastAsia="Aptos" w:hAnsi="Times New Roman" w:cs="Times New Roman"/>
            <w:sz w:val="20"/>
            <w:szCs w:val="20"/>
            <w:lang w:val="en-US"/>
          </w:rPr>
          <w:t xml:space="preserve">een </w:t>
        </w:r>
        <w:r w:rsidR="002328B5">
          <w:rPr>
            <w:rFonts w:ascii="Times New Roman" w:eastAsia="Aptos" w:hAnsi="Times New Roman" w:cs="Times New Roman"/>
            <w:sz w:val="20"/>
            <w:szCs w:val="20"/>
            <w:lang w:val="en-US"/>
          </w:rPr>
          <w:t xml:space="preserve">found from environments that are rich in </w:t>
        </w:r>
      </w:ins>
      <w:r w:rsidRPr="00CD2636">
        <w:rPr>
          <w:rFonts w:ascii="Times New Roman" w:eastAsia="Aptos" w:hAnsi="Times New Roman" w:cs="Times New Roman"/>
          <w:sz w:val="20"/>
          <w:szCs w:val="20"/>
          <w:lang w:val="en-US"/>
        </w:rPr>
        <w:t>heavy metals and metalloids</w:t>
      </w:r>
      <w:ins w:id="119" w:author="Prenafeta, Francesc" w:date="2025-01-31T19:23:00Z" w16du:dateUtc="2025-01-31T18:23:00Z">
        <w:r w:rsidR="001564B6">
          <w:rPr>
            <w:rFonts w:ascii="Times New Roman" w:eastAsia="Aptos" w:hAnsi="Times New Roman" w:cs="Times New Roman"/>
            <w:sz w:val="20"/>
            <w:szCs w:val="20"/>
            <w:lang w:val="en-US"/>
          </w:rPr>
          <w:t xml:space="preserve"> (HMM)</w:t>
        </w:r>
      </w:ins>
      <w:r w:rsidRPr="00CD2636">
        <w:rPr>
          <w:rFonts w:ascii="Times New Roman" w:eastAsia="Aptos" w:hAnsi="Times New Roman" w:cs="Times New Roman"/>
          <w:sz w:val="20"/>
          <w:szCs w:val="20"/>
          <w:lang w:val="en-US"/>
        </w:rPr>
        <w:t xml:space="preserve">, such as creosoted wood and  arsenic mine tailings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{"citationItems":[{"id":"ITEM-1","itemData":{"DOI":"10.1016/j.funbio.2011.06.004","ISSN":"18786146","abstract":"A novel species of the black yeast genus Exophiala (order Chaetothyriales) is described. Strains were repeatedly obtained by enriching samples of wild berries from different plants, guano-rich soil and from oak railway ties treated with arsenic creosote under a toluene-rich atmosphere. An identical strain was encountered in a closed arsenic mine polluted by alkyl benzenes. Its potential use for purposes of bioremediation is discussed. © 2011 British Mycological Society.","author":[{"dropping-particle":"","family":"Seyedmousavi","given":"Seyedmojtaba","non-dropping-particle":"","parse-names":false,"suffix":""},{"dropping-particle":"","family":"Badali","given":"Hamid","non-dropping-particle":"","parse-names":false,"suffix":""},{"dropping-particle":"","family":"Chlebicki","given":"Andrzej","non-dropping-particle":"","parse-names":false,"suffix":""},{"dropping-particle":"","family":"Zhao","given":"Jingjun","non-dropping-particle":"","parse-names":false,"suffix":""},{"dropping-particle":"","family":"Prenafeta-boldú","given":"Francesc Xavier","non-dropping-particle":"","parse-names":false,"suffix":""},{"dropping-particle":"","family":"Hoog","given":"G. Sybren","non-dropping-particle":"De","parse-names":false,"suffix":""}],"container-title":"Fungal Biology","id":"ITEM-1","issue":"10","issued":{"date-parts":[["2011"]]},"page":"1030-1037","title":"Exophiala sideris, a novel black yeast isolated from environments polluted with toxic alkyl benzenes and arsenic","type":"article-journal","volume":"115"},"uris":["http://www.mendeley.com/documents/?uuid=143b407f-0b26-4d4f-812c-f5d9f554449b"]}],"mendeley":{"formattedCitation":"(Seyedmousavi et al., 2011)","plainTextFormattedCitation":"(Seyedmousavi et al., 2011)","previouslyFormattedCitation":"(Seyedmousavi et al., 2011)"},"properties":{"noteIndex":0},"schema":"https://github.com/citation-style-language/schema/raw/master/csl-citation.json"}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(Seyedmousavi et al., 2011)</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w:t>
      </w:r>
      <w:del w:id="120" w:author="Prenafeta, Francesc" w:date="2025-01-31T19:24:00Z" w16du:dateUtc="2025-01-31T18:24:00Z">
        <w:r w:rsidRPr="00CD2636" w:rsidDel="00C44668">
          <w:rPr>
            <w:rFonts w:ascii="Times New Roman" w:eastAsia="Aptos" w:hAnsi="Times New Roman" w:cs="Times New Roman"/>
            <w:sz w:val="20"/>
            <w:szCs w:val="20"/>
            <w:lang w:val="en-US"/>
          </w:rPr>
          <w:delText xml:space="preserve">from </w:delText>
        </w:r>
      </w:del>
      <w:r w:rsidRPr="00CD2636">
        <w:rPr>
          <w:rFonts w:ascii="Times New Roman" w:eastAsia="Aptos" w:hAnsi="Times New Roman" w:cs="Times New Roman"/>
          <w:sz w:val="20"/>
          <w:szCs w:val="20"/>
          <w:lang w:val="en-US"/>
        </w:rPr>
        <w:t>roots of plants</w:t>
      </w:r>
      <w:del w:id="121" w:author="Prenafeta, Francesc" w:date="2025-01-31T19:23:00Z" w16du:dateUtc="2025-01-31T18:23:00Z">
        <w:r w:rsidRPr="00CD2636" w:rsidDel="000C1954">
          <w:rPr>
            <w:rFonts w:ascii="Times New Roman" w:eastAsia="Aptos" w:hAnsi="Times New Roman" w:cs="Times New Roman"/>
            <w:sz w:val="20"/>
            <w:szCs w:val="20"/>
            <w:lang w:val="en-US"/>
          </w:rPr>
          <w:delText xml:space="preserve"> (dark septate endophytes)</w:delText>
        </w:r>
      </w:del>
      <w:r w:rsidRPr="00CD2636">
        <w:rPr>
          <w:rFonts w:ascii="Times New Roman" w:eastAsia="Aptos" w:hAnsi="Times New Roman" w:cs="Times New Roman"/>
          <w:sz w:val="20"/>
          <w:szCs w:val="20"/>
          <w:lang w:val="en-US"/>
        </w:rPr>
        <w:t xml:space="preserve"> that grow on soils from a lead-zinc mine smelting site (Zhang et al., 2008), </w:t>
      </w:r>
      <w:commentRangeStart w:id="122"/>
      <w:r w:rsidRPr="00CD2636">
        <w:rPr>
          <w:rFonts w:ascii="Times New Roman" w:eastAsia="Aptos" w:hAnsi="Times New Roman" w:cs="Times New Roman"/>
          <w:sz w:val="20"/>
          <w:szCs w:val="20"/>
          <w:lang w:val="en-US"/>
        </w:rPr>
        <w:t xml:space="preserve">and  </w:t>
      </w:r>
      <w:commentRangeEnd w:id="122"/>
      <w:r w:rsidR="005755DE">
        <w:rPr>
          <w:rStyle w:val="Refdecomentario"/>
        </w:rPr>
        <w:commentReference w:id="122"/>
      </w:r>
      <w:r w:rsidRPr="00CD2636">
        <w:rPr>
          <w:rFonts w:ascii="Times New Roman" w:eastAsia="Aptos" w:hAnsi="Times New Roman" w:cs="Times New Roman"/>
          <w:sz w:val="20"/>
          <w:szCs w:val="20"/>
          <w:lang w:val="en-US"/>
        </w:rPr>
        <w:t>.</w:t>
      </w:r>
      <w:ins w:id="123" w:author="Prenafeta, Francesc" w:date="2025-02-11T13:07:00Z" w16du:dateUtc="2025-02-11T12:07:00Z">
        <w:r w:rsidR="005755DE">
          <w:rPr>
            <w:rFonts w:ascii="Times New Roman" w:eastAsia="Aptos" w:hAnsi="Times New Roman" w:cs="Times New Roman"/>
            <w:sz w:val="20"/>
            <w:szCs w:val="20"/>
            <w:lang w:val="en-US"/>
          </w:rPr>
          <w:t xml:space="preserve"> </w:t>
        </w:r>
      </w:ins>
      <w:del w:id="124" w:author="Prenafeta, Francesc" w:date="2025-01-31T19:29:00Z" w16du:dateUtc="2025-01-31T18:29:00Z">
        <w:r w:rsidRPr="00CD2636" w:rsidDel="0006008B">
          <w:rPr>
            <w:rFonts w:ascii="Times New Roman" w:eastAsia="Aptos" w:hAnsi="Times New Roman" w:cs="Times New Roman"/>
            <w:sz w:val="20"/>
            <w:szCs w:val="20"/>
            <w:lang w:val="en-US"/>
          </w:rPr>
          <w:delText xml:space="preserve"> Several </w:delText>
        </w:r>
        <w:r w:rsidRPr="00CD2636" w:rsidDel="0006008B">
          <w:rPr>
            <w:rFonts w:ascii="Times New Roman" w:eastAsia="Aptos" w:hAnsi="Times New Roman" w:cs="Times New Roman"/>
            <w:i/>
            <w:iCs/>
            <w:sz w:val="20"/>
            <w:szCs w:val="20"/>
            <w:lang w:val="en-US"/>
          </w:rPr>
          <w:delText xml:space="preserve">Exophiala </w:delText>
        </w:r>
        <w:r w:rsidRPr="00CD2636" w:rsidDel="0006008B">
          <w:rPr>
            <w:rFonts w:ascii="Times New Roman" w:eastAsia="Aptos" w:hAnsi="Times New Roman" w:cs="Times New Roman"/>
            <w:sz w:val="20"/>
            <w:szCs w:val="20"/>
            <w:lang w:val="en-US"/>
          </w:rPr>
          <w:delText>species have been found to grow and alkylbenzenic hydrocarbons as the sole source of carbon and energy (Prenafeta-Boldu, et al., 2006)</w:delText>
        </w:r>
      </w:del>
      <w:ins w:id="125" w:author="Prenafeta, Francesc" w:date="2025-02-11T13:07:00Z" w16du:dateUtc="2025-02-11T12:07:00Z">
        <w:r w:rsidR="00DC6FAA">
          <w:rPr>
            <w:rFonts w:ascii="Times New Roman" w:eastAsia="Aptos" w:hAnsi="Times New Roman" w:cs="Times New Roman"/>
            <w:sz w:val="20"/>
            <w:szCs w:val="20"/>
            <w:lang w:val="en-US"/>
          </w:rPr>
          <w:t xml:space="preserve">Interestingly, </w:t>
        </w:r>
      </w:ins>
      <w:proofErr w:type="spellStart"/>
      <w:ins w:id="126" w:author="Prenafeta, Francesc" w:date="2025-02-11T13:08:00Z" w16du:dateUtc="2025-02-11T12:08:00Z">
        <w:r w:rsidR="00CD031A">
          <w:rPr>
            <w:rFonts w:ascii="Times New Roman" w:eastAsia="Aptos" w:hAnsi="Times New Roman" w:cs="Times New Roman"/>
            <w:sz w:val="20"/>
            <w:szCs w:val="20"/>
            <w:lang w:val="en-US"/>
          </w:rPr>
          <w:t>Exophiala</w:t>
        </w:r>
        <w:proofErr w:type="spellEnd"/>
        <w:r w:rsidR="00CD031A">
          <w:rPr>
            <w:rFonts w:ascii="Times New Roman" w:eastAsia="Aptos" w:hAnsi="Times New Roman" w:cs="Times New Roman"/>
            <w:sz w:val="20"/>
            <w:szCs w:val="20"/>
            <w:lang w:val="en-US"/>
          </w:rPr>
          <w:t xml:space="preserve"> and other members of the </w:t>
        </w:r>
        <w:proofErr w:type="spellStart"/>
        <w:r w:rsidR="00CD031A">
          <w:rPr>
            <w:rFonts w:ascii="Times New Roman" w:eastAsia="Aptos" w:hAnsi="Times New Roman" w:cs="Times New Roman"/>
            <w:sz w:val="20"/>
            <w:szCs w:val="20"/>
            <w:lang w:val="en-US"/>
          </w:rPr>
          <w:t>Herpotrichiellaceae</w:t>
        </w:r>
        <w:proofErr w:type="spellEnd"/>
        <w:r w:rsidR="00CD031A">
          <w:rPr>
            <w:rFonts w:ascii="Times New Roman" w:eastAsia="Aptos" w:hAnsi="Times New Roman" w:cs="Times New Roman"/>
            <w:sz w:val="20"/>
            <w:szCs w:val="20"/>
            <w:lang w:val="en-US"/>
          </w:rPr>
          <w:t xml:space="preserve"> have </w:t>
        </w:r>
      </w:ins>
      <w:ins w:id="127" w:author="Prenafeta, Francesc" w:date="2025-02-11T13:22:00Z" w16du:dateUtc="2025-02-11T12:22:00Z">
        <w:r w:rsidR="002B15B9">
          <w:rPr>
            <w:rFonts w:ascii="Times New Roman" w:eastAsia="Aptos" w:hAnsi="Times New Roman" w:cs="Times New Roman"/>
            <w:sz w:val="20"/>
            <w:szCs w:val="20"/>
            <w:lang w:val="en-US"/>
          </w:rPr>
          <w:t xml:space="preserve">regularly </w:t>
        </w:r>
      </w:ins>
      <w:ins w:id="128" w:author="Prenafeta, Francesc" w:date="2025-02-11T13:08:00Z" w16du:dateUtc="2025-02-11T12:08:00Z">
        <w:r w:rsidR="00CD031A">
          <w:rPr>
            <w:rFonts w:ascii="Times New Roman" w:eastAsia="Aptos" w:hAnsi="Times New Roman" w:cs="Times New Roman"/>
            <w:sz w:val="20"/>
            <w:szCs w:val="20"/>
            <w:lang w:val="en-US"/>
          </w:rPr>
          <w:t xml:space="preserve">been encountered </w:t>
        </w:r>
      </w:ins>
      <w:ins w:id="129" w:author="Prenafeta, Francesc" w:date="2025-02-11T12:53:00Z" w16du:dateUtc="2025-02-11T11:53:00Z">
        <w:r w:rsidR="00951FD0">
          <w:rPr>
            <w:rFonts w:ascii="Times New Roman" w:eastAsia="Aptos" w:hAnsi="Times New Roman" w:cs="Times New Roman"/>
            <w:sz w:val="20"/>
            <w:szCs w:val="20"/>
            <w:lang w:val="en-US"/>
          </w:rPr>
          <w:t>as plant</w:t>
        </w:r>
      </w:ins>
      <w:ins w:id="130" w:author="Prenafeta, Francesc" w:date="2025-02-11T13:08:00Z" w16du:dateUtc="2025-02-11T12:08:00Z">
        <w:r w:rsidR="00E3639F">
          <w:rPr>
            <w:rFonts w:ascii="Times New Roman" w:eastAsia="Aptos" w:hAnsi="Times New Roman" w:cs="Times New Roman"/>
            <w:sz w:val="20"/>
            <w:szCs w:val="20"/>
            <w:lang w:val="en-US"/>
          </w:rPr>
          <w:t xml:space="preserve"> symbi</w:t>
        </w:r>
      </w:ins>
      <w:ins w:id="131" w:author="Prenafeta, Francesc" w:date="2025-02-11T13:09:00Z" w16du:dateUtc="2025-02-11T12:09:00Z">
        <w:r w:rsidR="00E3639F">
          <w:rPr>
            <w:rFonts w:ascii="Times New Roman" w:eastAsia="Aptos" w:hAnsi="Times New Roman" w:cs="Times New Roman"/>
            <w:sz w:val="20"/>
            <w:szCs w:val="20"/>
            <w:lang w:val="en-US"/>
          </w:rPr>
          <w:t>onts</w:t>
        </w:r>
      </w:ins>
      <w:ins w:id="132" w:author="Prenafeta, Francesc" w:date="2025-02-11T12:53:00Z" w16du:dateUtc="2025-02-11T11:53:00Z">
        <w:r w:rsidR="00951FD0">
          <w:rPr>
            <w:rFonts w:ascii="Times New Roman" w:eastAsia="Aptos" w:hAnsi="Times New Roman" w:cs="Times New Roman"/>
            <w:sz w:val="20"/>
            <w:szCs w:val="20"/>
            <w:lang w:val="en-US"/>
          </w:rPr>
          <w:t xml:space="preserve"> and animal</w:t>
        </w:r>
      </w:ins>
      <w:ins w:id="133" w:author="Prenafeta, Francesc" w:date="2025-02-11T13:09:00Z" w16du:dateUtc="2025-02-11T12:09:00Z">
        <w:r w:rsidR="00E3639F">
          <w:rPr>
            <w:rFonts w:ascii="Times New Roman" w:eastAsia="Aptos" w:hAnsi="Times New Roman" w:cs="Times New Roman"/>
            <w:sz w:val="20"/>
            <w:szCs w:val="20"/>
            <w:lang w:val="en-US"/>
          </w:rPr>
          <w:t xml:space="preserve"> opportunistic pathogens</w:t>
        </w:r>
      </w:ins>
      <w:ins w:id="134" w:author="Prenafeta, Francesc" w:date="2025-02-11T13:23:00Z" w16du:dateUtc="2025-02-11T12:23:00Z">
        <w:r w:rsidR="00AD05CA">
          <w:rPr>
            <w:rFonts w:ascii="Times New Roman" w:eastAsia="Aptos" w:hAnsi="Times New Roman" w:cs="Times New Roman"/>
            <w:sz w:val="20"/>
            <w:szCs w:val="20"/>
            <w:lang w:val="en-US"/>
          </w:rPr>
          <w:t>, as reviewed by</w:t>
        </w:r>
      </w:ins>
      <w:ins w:id="135" w:author="Prenafeta, Francesc" w:date="2025-02-11T12:53:00Z" w16du:dateUtc="2025-02-11T11:53:00Z">
        <w:r w:rsidR="00951FD0" w:rsidRPr="00CD2636">
          <w:rPr>
            <w:rFonts w:ascii="Times New Roman" w:eastAsia="Aptos" w:hAnsi="Times New Roman" w:cs="Times New Roman"/>
            <w:sz w:val="20"/>
            <w:szCs w:val="20"/>
            <w:lang w:val="en-US"/>
          </w:rPr>
          <w:t xml:space="preserve"> </w:t>
        </w:r>
      </w:ins>
      <w:commentRangeStart w:id="136"/>
      <w:ins w:id="137" w:author="Prenafeta, Francesc" w:date="2025-02-11T13:23:00Z" w16du:dateUtc="2025-02-11T12:23:00Z">
        <w:r w:rsidR="00AD05CA">
          <w:rPr>
            <w:rFonts w:ascii="Times New Roman" w:eastAsia="Aptos" w:hAnsi="Times New Roman" w:cs="Times New Roman"/>
            <w:sz w:val="20"/>
            <w:szCs w:val="20"/>
            <w:lang w:val="en-US"/>
          </w:rPr>
          <w:t xml:space="preserve">Quan </w:t>
        </w:r>
        <w:r w:rsidR="00AD05CA">
          <w:rPr>
            <w:rFonts w:ascii="Times New Roman" w:eastAsia="Aptos" w:hAnsi="Times New Roman" w:cs="Times New Roman"/>
            <w:sz w:val="20"/>
            <w:szCs w:val="20"/>
            <w:lang w:val="en-US"/>
          </w:rPr>
          <w:lastRenderedPageBreak/>
          <w:t>et al. (</w:t>
        </w:r>
      </w:ins>
      <w:ins w:id="138" w:author="Prenafeta, Francesc" w:date="2025-02-11T13:24:00Z" w16du:dateUtc="2025-02-11T12:24:00Z">
        <w:r w:rsidR="00833C20">
          <w:rPr>
            <w:rFonts w:ascii="Times New Roman" w:eastAsia="Aptos" w:hAnsi="Times New Roman" w:cs="Times New Roman"/>
            <w:sz w:val="20"/>
            <w:szCs w:val="20"/>
            <w:lang w:val="en-US"/>
          </w:rPr>
          <w:t>2023</w:t>
        </w:r>
      </w:ins>
      <w:ins w:id="139" w:author="Prenafeta, Francesc" w:date="2025-02-11T13:23:00Z" w16du:dateUtc="2025-02-11T12:23:00Z">
        <w:r w:rsidR="00AD05CA">
          <w:rPr>
            <w:rFonts w:ascii="Times New Roman" w:eastAsia="Aptos" w:hAnsi="Times New Roman" w:cs="Times New Roman"/>
            <w:sz w:val="20"/>
            <w:szCs w:val="20"/>
            <w:lang w:val="en-US"/>
          </w:rPr>
          <w:t>)</w:t>
        </w:r>
      </w:ins>
      <w:commentRangeEnd w:id="136"/>
      <w:ins w:id="140" w:author="Prenafeta, Francesc" w:date="2025-02-11T13:10:00Z" w16du:dateUtc="2025-02-11T12:10:00Z">
        <w:r w:rsidR="00520238">
          <w:rPr>
            <w:rStyle w:val="Refdecomentario"/>
          </w:rPr>
          <w:commentReference w:id="136"/>
        </w:r>
      </w:ins>
      <w:ins w:id="141" w:author="Prenafeta, Francesc" w:date="2025-02-11T12:53:00Z" w16du:dateUtc="2025-02-11T11:53:00Z">
        <w:r w:rsidR="00951FD0" w:rsidRPr="001F3F2A">
          <w:rPr>
            <w:rFonts w:ascii="Times New Roman" w:eastAsia="Aptos" w:hAnsi="Times New Roman" w:cs="Times New Roman"/>
            <w:sz w:val="20"/>
            <w:szCs w:val="20"/>
            <w:lang w:val="en-GB"/>
            <w:rPrChange w:id="142" w:author="Prenafeta, Francesc" w:date="2025-02-11T13:09:00Z" w16du:dateUtc="2025-02-11T12:09:00Z">
              <w:rPr>
                <w:rFonts w:ascii="Times New Roman" w:eastAsia="Aptos" w:hAnsi="Times New Roman" w:cs="Times New Roman"/>
                <w:sz w:val="20"/>
                <w:szCs w:val="20"/>
                <w:lang w:val="nl-BE"/>
              </w:rPr>
            </w:rPrChange>
          </w:rPr>
          <w:t>.</w:t>
        </w:r>
      </w:ins>
      <w:ins w:id="143" w:author="Prenafeta, Francesc" w:date="2025-02-11T13:14:00Z" w16du:dateUtc="2025-02-11T12:14:00Z">
        <w:r w:rsidR="00D72CBD">
          <w:rPr>
            <w:rFonts w:ascii="Times New Roman" w:eastAsia="Aptos" w:hAnsi="Times New Roman" w:cs="Times New Roman"/>
            <w:sz w:val="20"/>
            <w:szCs w:val="20"/>
            <w:lang w:val="en-GB"/>
          </w:rPr>
          <w:t xml:space="preserve"> </w:t>
        </w:r>
      </w:ins>
      <w:ins w:id="144" w:author="Prenafeta, Francesc" w:date="2025-02-11T13:24:00Z" w16du:dateUtc="2025-02-11T12:24:00Z">
        <w:r w:rsidR="00833C20">
          <w:rPr>
            <w:rFonts w:ascii="Times New Roman" w:eastAsia="Aptos" w:hAnsi="Times New Roman" w:cs="Times New Roman"/>
            <w:sz w:val="20"/>
            <w:szCs w:val="20"/>
            <w:lang w:val="en-GB"/>
          </w:rPr>
          <w:t>These authors</w:t>
        </w:r>
      </w:ins>
      <w:ins w:id="145" w:author="Prenafeta, Francesc" w:date="2025-02-11T13:14:00Z" w16du:dateUtc="2025-02-11T12:14:00Z">
        <w:r w:rsidR="000538F4">
          <w:rPr>
            <w:rFonts w:ascii="Times New Roman" w:eastAsia="Aptos" w:hAnsi="Times New Roman" w:cs="Times New Roman"/>
            <w:sz w:val="20"/>
            <w:szCs w:val="20"/>
            <w:lang w:val="en-GB"/>
          </w:rPr>
          <w:t xml:space="preserve"> </w:t>
        </w:r>
      </w:ins>
      <w:ins w:id="146" w:author="Prenafeta, Francesc" w:date="2025-02-11T13:15:00Z" w16du:dateUtc="2025-02-11T12:15:00Z">
        <w:r w:rsidR="000538F4">
          <w:rPr>
            <w:rFonts w:ascii="Times New Roman" w:eastAsia="Aptos" w:hAnsi="Times New Roman" w:cs="Times New Roman"/>
            <w:sz w:val="20"/>
            <w:szCs w:val="20"/>
            <w:lang w:val="en-GB"/>
          </w:rPr>
          <w:t xml:space="preserve">hypothesized that </w:t>
        </w:r>
      </w:ins>
      <w:proofErr w:type="spellStart"/>
      <w:ins w:id="147" w:author="Prenafeta, Francesc" w:date="2025-02-11T13:24:00Z" w16du:dateUtc="2025-02-11T12:24:00Z">
        <w:r w:rsidR="00964C74">
          <w:rPr>
            <w:rFonts w:ascii="Times New Roman" w:eastAsia="Aptos" w:hAnsi="Times New Roman" w:cs="Times New Roman"/>
            <w:sz w:val="20"/>
            <w:szCs w:val="20"/>
            <w:lang w:val="en-GB"/>
          </w:rPr>
          <w:t>Herpotrichiellaceae</w:t>
        </w:r>
      </w:ins>
      <w:proofErr w:type="spellEnd"/>
      <w:ins w:id="148" w:author="Prenafeta, Francesc" w:date="2025-02-11T13:14:00Z" w16du:dateUtc="2025-02-11T12:14:00Z">
        <w:r w:rsidR="00D72CBD" w:rsidRPr="00D72CBD">
          <w:rPr>
            <w:rFonts w:ascii="Times New Roman" w:eastAsia="Aptos" w:hAnsi="Times New Roman" w:cs="Times New Roman"/>
            <w:sz w:val="20"/>
            <w:szCs w:val="20"/>
            <w:lang w:val="en-GB"/>
          </w:rPr>
          <w:t xml:space="preserve"> originated as rock colonizers, where they developed </w:t>
        </w:r>
        <w:proofErr w:type="spellStart"/>
        <w:r w:rsidR="00D72CBD" w:rsidRPr="00D72CBD">
          <w:rPr>
            <w:rFonts w:ascii="Times New Roman" w:eastAsia="Aptos" w:hAnsi="Times New Roman" w:cs="Times New Roman"/>
            <w:sz w:val="20"/>
            <w:szCs w:val="20"/>
            <w:lang w:val="en-GB"/>
          </w:rPr>
          <w:t>extremotolerance</w:t>
        </w:r>
        <w:proofErr w:type="spellEnd"/>
        <w:r w:rsidR="00D72CBD" w:rsidRPr="00D72CBD">
          <w:rPr>
            <w:rFonts w:ascii="Times New Roman" w:eastAsia="Aptos" w:hAnsi="Times New Roman" w:cs="Times New Roman"/>
            <w:sz w:val="20"/>
            <w:szCs w:val="20"/>
            <w:lang w:val="en-GB"/>
          </w:rPr>
          <w:t xml:space="preserve"> to survive harsh environmental conditions including</w:t>
        </w:r>
      </w:ins>
      <w:ins w:id="149" w:author="Prenafeta, Francesc" w:date="2025-02-11T13:25:00Z" w16du:dateUtc="2025-02-11T12:25:00Z">
        <w:r w:rsidR="00E34664">
          <w:rPr>
            <w:rFonts w:ascii="Times New Roman" w:eastAsia="Aptos" w:hAnsi="Times New Roman" w:cs="Times New Roman"/>
            <w:sz w:val="20"/>
            <w:szCs w:val="20"/>
            <w:lang w:val="en-GB"/>
          </w:rPr>
          <w:t>, among others, the</w:t>
        </w:r>
      </w:ins>
      <w:ins w:id="150" w:author="Prenafeta, Francesc" w:date="2025-02-11T13:14:00Z" w16du:dateUtc="2025-02-11T12:14:00Z">
        <w:r w:rsidR="00D72CBD" w:rsidRPr="00D72CBD">
          <w:rPr>
            <w:rFonts w:ascii="Times New Roman" w:eastAsia="Aptos" w:hAnsi="Times New Roman" w:cs="Times New Roman"/>
            <w:sz w:val="20"/>
            <w:szCs w:val="20"/>
            <w:lang w:val="en-GB"/>
          </w:rPr>
          <w:t xml:space="preserve"> </w:t>
        </w:r>
      </w:ins>
      <w:ins w:id="151" w:author="Prenafeta, Francesc" w:date="2025-02-11T13:18:00Z" w16du:dateUtc="2025-02-11T12:18:00Z">
        <w:r w:rsidR="00DC74E8">
          <w:rPr>
            <w:rFonts w:ascii="Times New Roman" w:eastAsia="Aptos" w:hAnsi="Times New Roman" w:cs="Times New Roman"/>
            <w:sz w:val="20"/>
            <w:szCs w:val="20"/>
            <w:lang w:val="en-GB"/>
          </w:rPr>
          <w:t>exposure to metals</w:t>
        </w:r>
      </w:ins>
      <w:ins w:id="152" w:author="Prenafeta, Francesc" w:date="2025-02-11T13:14:00Z" w16du:dateUtc="2025-02-11T12:14:00Z">
        <w:r w:rsidR="00D72CBD" w:rsidRPr="00D72CBD">
          <w:rPr>
            <w:rFonts w:ascii="Times New Roman" w:eastAsia="Aptos" w:hAnsi="Times New Roman" w:cs="Times New Roman"/>
            <w:sz w:val="20"/>
            <w:szCs w:val="20"/>
            <w:lang w:val="en-GB"/>
          </w:rPr>
          <w:t xml:space="preserve">. Over time, they formed associations with lichens and plants, acquiring the ability to tolerate and </w:t>
        </w:r>
      </w:ins>
      <w:ins w:id="153" w:author="Prenafeta, Francesc" w:date="2025-02-11T13:19:00Z" w16du:dateUtc="2025-02-11T12:19:00Z">
        <w:r w:rsidR="005A7F10">
          <w:rPr>
            <w:rFonts w:ascii="Times New Roman" w:eastAsia="Aptos" w:hAnsi="Times New Roman" w:cs="Times New Roman"/>
            <w:sz w:val="20"/>
            <w:szCs w:val="20"/>
            <w:lang w:val="en-GB"/>
          </w:rPr>
          <w:t>metabolize</w:t>
        </w:r>
      </w:ins>
      <w:ins w:id="154" w:author="Prenafeta, Francesc" w:date="2025-02-11T13:14:00Z" w16du:dateUtc="2025-02-11T12:14:00Z">
        <w:r w:rsidR="00D72CBD" w:rsidRPr="00D72CBD">
          <w:rPr>
            <w:rFonts w:ascii="Times New Roman" w:eastAsia="Aptos" w:hAnsi="Times New Roman" w:cs="Times New Roman"/>
            <w:sz w:val="20"/>
            <w:szCs w:val="20"/>
            <w:lang w:val="en-GB"/>
          </w:rPr>
          <w:t xml:space="preserve"> toxic secondary metabolites. This metabolic adaptability allow</w:t>
        </w:r>
      </w:ins>
      <w:ins w:id="155" w:author="Prenafeta, Francesc" w:date="2025-02-11T13:20:00Z" w16du:dateUtc="2025-02-11T12:20:00Z">
        <w:r w:rsidR="00DC46B0">
          <w:rPr>
            <w:rFonts w:ascii="Times New Roman" w:eastAsia="Aptos" w:hAnsi="Times New Roman" w:cs="Times New Roman"/>
            <w:sz w:val="20"/>
            <w:szCs w:val="20"/>
            <w:lang w:val="en-GB"/>
          </w:rPr>
          <w:t>ed</w:t>
        </w:r>
      </w:ins>
      <w:ins w:id="156" w:author="Prenafeta, Francesc" w:date="2025-02-11T13:14:00Z" w16du:dateUtc="2025-02-11T12:14:00Z">
        <w:r w:rsidR="00D72CBD" w:rsidRPr="00D72CBD">
          <w:rPr>
            <w:rFonts w:ascii="Times New Roman" w:eastAsia="Aptos" w:hAnsi="Times New Roman" w:cs="Times New Roman"/>
            <w:sz w:val="20"/>
            <w:szCs w:val="20"/>
            <w:lang w:val="en-GB"/>
          </w:rPr>
          <w:t xml:space="preserve"> them to thrive in anthropogenic environments</w:t>
        </w:r>
      </w:ins>
      <w:ins w:id="157" w:author="Prenafeta, Francesc" w:date="2025-02-11T13:25:00Z" w16du:dateUtc="2025-02-11T12:25:00Z">
        <w:r w:rsidR="00345819">
          <w:rPr>
            <w:rFonts w:ascii="Times New Roman" w:eastAsia="Aptos" w:hAnsi="Times New Roman" w:cs="Times New Roman"/>
            <w:sz w:val="20"/>
            <w:szCs w:val="20"/>
            <w:lang w:val="en-GB"/>
          </w:rPr>
          <w:t xml:space="preserve"> (</w:t>
        </w:r>
      </w:ins>
      <w:commentRangeStart w:id="158"/>
      <w:ins w:id="159" w:author="Prenafeta, Francesc" w:date="2025-02-11T13:26:00Z" w16du:dateUtc="2025-02-11T12:26:00Z">
        <w:r w:rsidR="00345819">
          <w:rPr>
            <w:rFonts w:ascii="Times New Roman" w:eastAsia="Aptos" w:hAnsi="Times New Roman" w:cs="Times New Roman"/>
            <w:sz w:val="20"/>
            <w:szCs w:val="20"/>
            <w:lang w:val="en-GB"/>
          </w:rPr>
          <w:t>ref</w:t>
        </w:r>
      </w:ins>
      <w:commentRangeEnd w:id="158"/>
      <w:ins w:id="160" w:author="Prenafeta, Francesc" w:date="2025-02-11T13:27:00Z" w16du:dateUtc="2025-02-11T12:27:00Z">
        <w:r w:rsidR="00B74FEF">
          <w:rPr>
            <w:rStyle w:val="Refdecomentario"/>
          </w:rPr>
          <w:commentReference w:id="158"/>
        </w:r>
      </w:ins>
      <w:ins w:id="161" w:author="Prenafeta, Francesc" w:date="2025-02-11T13:25:00Z" w16du:dateUtc="2025-02-11T12:25:00Z">
        <w:r w:rsidR="00345819">
          <w:rPr>
            <w:rFonts w:ascii="Times New Roman" w:eastAsia="Aptos" w:hAnsi="Times New Roman" w:cs="Times New Roman"/>
            <w:sz w:val="20"/>
            <w:szCs w:val="20"/>
            <w:lang w:val="en-GB"/>
          </w:rPr>
          <w:t>)</w:t>
        </w:r>
      </w:ins>
      <w:ins w:id="162" w:author="Prenafeta, Francesc" w:date="2025-02-11T13:14:00Z" w16du:dateUtc="2025-02-11T12:14:00Z">
        <w:r w:rsidR="00D72CBD" w:rsidRPr="00D72CBD">
          <w:rPr>
            <w:rFonts w:ascii="Times New Roman" w:eastAsia="Aptos" w:hAnsi="Times New Roman" w:cs="Times New Roman"/>
            <w:sz w:val="20"/>
            <w:szCs w:val="20"/>
            <w:lang w:val="en-GB"/>
          </w:rPr>
          <w:t>. As they became increasingly specialized in degrading toxins and surviving in extreme habitats, some species opportunistically adapted to animal hosts. Despite this pathogenic potential, their primary ecological niche remains in environmental survival, with pathogenicity being a secondary adaptation rather than a primary evolutionary goal.</w:t>
        </w:r>
      </w:ins>
    </w:p>
    <w:p w14:paraId="219BE774" w14:textId="38889123" w:rsidR="00A96D62" w:rsidRDefault="00A96D62" w:rsidP="00FD1FD0">
      <w:pPr>
        <w:spacing w:line="259" w:lineRule="auto"/>
        <w:jc w:val="both"/>
        <w:rPr>
          <w:ins w:id="163" w:author="Prenafeta, Francesc" w:date="2025-02-11T13:30:00Z" w16du:dateUtc="2025-02-11T12:30:00Z"/>
          <w:rFonts w:ascii="Times New Roman" w:eastAsia="Aptos" w:hAnsi="Times New Roman" w:cs="Times New Roman"/>
          <w:sz w:val="20"/>
          <w:szCs w:val="20"/>
          <w:lang w:val="en-US"/>
        </w:rPr>
      </w:pPr>
      <w:proofErr w:type="spellStart"/>
      <w:ins w:id="164" w:author="Prenafeta, Francesc" w:date="2025-02-11T13:30:00Z" w16du:dateUtc="2025-02-11T12:30:00Z">
        <w:r w:rsidRPr="00AF3796">
          <w:rPr>
            <w:rFonts w:ascii="Times New Roman" w:eastAsia="Aptos" w:hAnsi="Times New Roman" w:cs="Times New Roman"/>
            <w:i/>
            <w:iCs/>
            <w:sz w:val="20"/>
            <w:szCs w:val="20"/>
            <w:lang w:val="en-US"/>
            <w:rPrChange w:id="165" w:author="Prenafeta, Francesc" w:date="2025-02-11T13:32:00Z" w16du:dateUtc="2025-02-11T12:32:00Z">
              <w:rPr>
                <w:rFonts w:ascii="Times New Roman" w:eastAsia="Aptos" w:hAnsi="Times New Roman" w:cs="Times New Roman"/>
                <w:sz w:val="20"/>
                <w:szCs w:val="20"/>
                <w:lang w:val="en-US"/>
              </w:rPr>
            </w:rPrChange>
          </w:rPr>
          <w:t>Exophiala</w:t>
        </w:r>
        <w:proofErr w:type="spellEnd"/>
        <w:r w:rsidRPr="00AF3796">
          <w:rPr>
            <w:rFonts w:ascii="Times New Roman" w:eastAsia="Aptos" w:hAnsi="Times New Roman" w:cs="Times New Roman"/>
            <w:i/>
            <w:iCs/>
            <w:sz w:val="20"/>
            <w:szCs w:val="20"/>
            <w:lang w:val="en-US"/>
            <w:rPrChange w:id="166" w:author="Prenafeta, Francesc" w:date="2025-02-11T13:32:00Z" w16du:dateUtc="2025-02-11T12:32:00Z">
              <w:rPr>
                <w:rFonts w:ascii="Times New Roman" w:eastAsia="Aptos" w:hAnsi="Times New Roman" w:cs="Times New Roman"/>
                <w:sz w:val="20"/>
                <w:szCs w:val="20"/>
                <w:lang w:val="en-US"/>
              </w:rPr>
            </w:rPrChange>
          </w:rPr>
          <w:t xml:space="preserve"> mesophila</w:t>
        </w:r>
        <w:r>
          <w:rPr>
            <w:rFonts w:ascii="Times New Roman" w:eastAsia="Aptos" w:hAnsi="Times New Roman" w:cs="Times New Roman"/>
            <w:sz w:val="20"/>
            <w:szCs w:val="20"/>
            <w:lang w:val="en-US"/>
          </w:rPr>
          <w:t xml:space="preserve"> is </w:t>
        </w:r>
        <w:r w:rsidR="00AF4ADA">
          <w:rPr>
            <w:rFonts w:ascii="Times New Roman" w:eastAsia="Aptos" w:hAnsi="Times New Roman" w:cs="Times New Roman"/>
            <w:sz w:val="20"/>
            <w:szCs w:val="20"/>
            <w:lang w:val="en-US"/>
          </w:rPr>
          <w:t>a</w:t>
        </w:r>
      </w:ins>
      <w:ins w:id="167" w:author="Prenafeta, Francesc" w:date="2025-02-11T13:31:00Z" w16du:dateUtc="2025-02-11T12:31:00Z">
        <w:r w:rsidR="00AF4ADA">
          <w:rPr>
            <w:rFonts w:ascii="Times New Roman" w:eastAsia="Aptos" w:hAnsi="Times New Roman" w:cs="Times New Roman"/>
            <w:sz w:val="20"/>
            <w:szCs w:val="20"/>
            <w:lang w:val="en-US"/>
          </w:rPr>
          <w:t xml:space="preserve"> paradigmatic</w:t>
        </w:r>
      </w:ins>
      <w:ins w:id="168" w:author="Prenafeta, Francesc" w:date="2025-02-11T13:30:00Z" w16du:dateUtc="2025-02-11T12:30:00Z">
        <w:r w:rsidR="00AF4ADA">
          <w:rPr>
            <w:rFonts w:ascii="Times New Roman" w:eastAsia="Aptos" w:hAnsi="Times New Roman" w:cs="Times New Roman"/>
            <w:sz w:val="20"/>
            <w:szCs w:val="20"/>
            <w:lang w:val="en-US"/>
          </w:rPr>
          <w:t xml:space="preserve"> example of the</w:t>
        </w:r>
      </w:ins>
      <w:ins w:id="169" w:author="Prenafeta, Francesc" w:date="2025-02-11T13:31:00Z" w16du:dateUtc="2025-02-11T12:31:00Z">
        <w:r w:rsidR="00A739E8">
          <w:rPr>
            <w:rFonts w:ascii="Times New Roman" w:eastAsia="Aptos" w:hAnsi="Times New Roman" w:cs="Times New Roman"/>
            <w:sz w:val="20"/>
            <w:szCs w:val="20"/>
            <w:lang w:val="en-US"/>
          </w:rPr>
          <w:t xml:space="preserve"> </w:t>
        </w:r>
      </w:ins>
      <w:ins w:id="170" w:author="Prenafeta, Francesc" w:date="2025-02-11T13:33:00Z" w16du:dateUtc="2025-02-11T12:33:00Z">
        <w:r w:rsidR="001A4506">
          <w:rPr>
            <w:rFonts w:ascii="Times New Roman" w:eastAsia="Aptos" w:hAnsi="Times New Roman" w:cs="Times New Roman"/>
            <w:sz w:val="20"/>
            <w:szCs w:val="20"/>
            <w:lang w:val="en-US"/>
          </w:rPr>
          <w:t>complex</w:t>
        </w:r>
        <w:r w:rsidR="00AF3796" w:rsidRPr="00CD2636">
          <w:rPr>
            <w:rFonts w:ascii="Times New Roman" w:eastAsia="Aptos" w:hAnsi="Times New Roman" w:cs="Times New Roman"/>
            <w:sz w:val="20"/>
            <w:szCs w:val="20"/>
            <w:lang w:val="en-US"/>
          </w:rPr>
          <w:t xml:space="preserve"> ecology </w:t>
        </w:r>
        <w:r w:rsidR="001A4506">
          <w:rPr>
            <w:rFonts w:ascii="Times New Roman" w:eastAsia="Aptos" w:hAnsi="Times New Roman" w:cs="Times New Roman"/>
            <w:sz w:val="20"/>
            <w:szCs w:val="20"/>
            <w:lang w:val="en-US"/>
          </w:rPr>
          <w:t xml:space="preserve">from the </w:t>
        </w:r>
      </w:ins>
      <w:ins w:id="171" w:author="Prenafeta, Francesc" w:date="2025-02-11T13:34:00Z" w16du:dateUtc="2025-02-11T12:34:00Z">
        <w:r w:rsidR="005C6E8E">
          <w:rPr>
            <w:rFonts w:ascii="Times New Roman" w:eastAsia="Aptos" w:hAnsi="Times New Roman" w:cs="Times New Roman"/>
            <w:sz w:val="20"/>
            <w:szCs w:val="20"/>
            <w:lang w:val="en-US"/>
          </w:rPr>
          <w:t xml:space="preserve">genus </w:t>
        </w:r>
      </w:ins>
      <w:ins w:id="172" w:author="Prenafeta, Francesc" w:date="2025-02-11T13:33:00Z" w16du:dateUtc="2025-02-11T12:33:00Z">
        <w:r w:rsidR="00AF3796" w:rsidRPr="00CD2636">
          <w:rPr>
            <w:rFonts w:ascii="Times New Roman" w:eastAsia="Aptos" w:hAnsi="Times New Roman" w:cs="Times New Roman"/>
            <w:sz w:val="20"/>
            <w:szCs w:val="20"/>
            <w:lang w:val="en-US"/>
          </w:rPr>
          <w:t xml:space="preserve">(Isola et al., 2021). </w:t>
        </w:r>
      </w:ins>
      <w:ins w:id="173" w:author="Prenafeta, Francesc" w:date="2025-02-11T13:31:00Z" w16du:dateUtc="2025-02-11T12:31:00Z">
        <w:r w:rsidR="00A739E8">
          <w:rPr>
            <w:rFonts w:ascii="Times New Roman" w:eastAsia="Aptos" w:hAnsi="Times New Roman" w:cs="Times New Roman"/>
            <w:sz w:val="20"/>
            <w:szCs w:val="20"/>
            <w:lang w:val="en-US"/>
          </w:rPr>
          <w:t xml:space="preserve"> </w:t>
        </w:r>
      </w:ins>
      <w:ins w:id="174" w:author="Prenafeta, Francesc" w:date="2025-02-11T13:32:00Z" w16du:dateUtc="2025-02-11T12:32:00Z">
        <w:r w:rsidR="00A739E8" w:rsidRPr="00CD2636">
          <w:rPr>
            <w:rFonts w:ascii="Times New Roman" w:eastAsia="Aptos" w:hAnsi="Times New Roman" w:cs="Times New Roman"/>
            <w:sz w:val="20"/>
            <w:szCs w:val="20"/>
            <w:lang w:val="en-US"/>
          </w:rPr>
          <w:t xml:space="preserve">The type of strain was isolated from silicone seals in the shower room of a hospital ward </w:t>
        </w:r>
      </w:ins>
      <w:ins w:id="175" w:author="Prenafeta, Francesc" w:date="2025-02-11T13:41:00Z" w16du:dateUtc="2025-02-11T12:41:00Z">
        <w:r w:rsidR="00AE7FA2">
          <w:rPr>
            <w:rFonts w:ascii="Times New Roman" w:eastAsia="Aptos" w:hAnsi="Times New Roman" w:cs="Times New Roman"/>
            <w:sz w:val="20"/>
            <w:szCs w:val="20"/>
            <w:lang w:val="en-US"/>
          </w:rPr>
          <w:t>(</w:t>
        </w:r>
      </w:ins>
      <w:proofErr w:type="spellStart"/>
      <w:ins w:id="176" w:author="Prenafeta, Francesc" w:date="2025-02-11T13:32:00Z" w16du:dateUtc="2025-02-11T12:32:00Z">
        <w:r w:rsidR="00A739E8" w:rsidRPr="00CD2636">
          <w:rPr>
            <w:rFonts w:ascii="Times New Roman" w:eastAsia="Aptos" w:hAnsi="Times New Roman" w:cs="Times New Roman"/>
            <w:sz w:val="20"/>
            <w:szCs w:val="20"/>
            <w:lang w:val="en-US"/>
          </w:rPr>
          <w:t>Listemann</w:t>
        </w:r>
        <w:proofErr w:type="spellEnd"/>
        <w:r w:rsidR="00A739E8" w:rsidRPr="00CD2636">
          <w:rPr>
            <w:rFonts w:ascii="Times New Roman" w:eastAsia="Aptos" w:hAnsi="Times New Roman" w:cs="Times New Roman"/>
            <w:sz w:val="20"/>
            <w:szCs w:val="20"/>
            <w:lang w:val="en-US"/>
          </w:rPr>
          <w:t xml:space="preserve"> and Freiesleben</w:t>
        </w:r>
      </w:ins>
      <w:ins w:id="177" w:author="Prenafeta, Francesc" w:date="2025-02-11T13:41:00Z" w16du:dateUtc="2025-02-11T12:41:00Z">
        <w:r w:rsidR="00AE7FA2">
          <w:rPr>
            <w:rFonts w:ascii="Times New Roman" w:eastAsia="Aptos" w:hAnsi="Times New Roman" w:cs="Times New Roman"/>
            <w:sz w:val="20"/>
            <w:szCs w:val="20"/>
            <w:lang w:val="en-US"/>
          </w:rPr>
          <w:t>,</w:t>
        </w:r>
      </w:ins>
      <w:ins w:id="178" w:author="Prenafeta, Francesc" w:date="2025-02-11T13:32:00Z" w16du:dateUtc="2025-02-11T12:32:00Z">
        <w:r w:rsidR="00A739E8" w:rsidRPr="00CD2636">
          <w:rPr>
            <w:rFonts w:ascii="Times New Roman" w:eastAsia="Aptos" w:hAnsi="Times New Roman" w:cs="Times New Roman"/>
            <w:sz w:val="20"/>
            <w:szCs w:val="20"/>
            <w:lang w:val="en-US"/>
          </w:rPr>
          <w:t xml:space="preserve"> 1996). Additional strains belonging to this species have </w:t>
        </w:r>
      </w:ins>
      <w:ins w:id="179" w:author="Prenafeta, Francesc" w:date="2025-02-11T13:41:00Z" w16du:dateUtc="2025-02-11T12:41:00Z">
        <w:r w:rsidR="00CB00FB">
          <w:rPr>
            <w:rFonts w:ascii="Times New Roman" w:eastAsia="Aptos" w:hAnsi="Times New Roman" w:cs="Times New Roman"/>
            <w:sz w:val="20"/>
            <w:szCs w:val="20"/>
            <w:lang w:val="en-US"/>
          </w:rPr>
          <w:t xml:space="preserve">since </w:t>
        </w:r>
      </w:ins>
      <w:ins w:id="180" w:author="Prenafeta, Francesc" w:date="2025-02-11T13:32:00Z" w16du:dateUtc="2025-02-11T12:32:00Z">
        <w:r w:rsidR="00A739E8" w:rsidRPr="00CD2636">
          <w:rPr>
            <w:rFonts w:ascii="Times New Roman" w:eastAsia="Aptos" w:hAnsi="Times New Roman" w:cs="Times New Roman"/>
            <w:sz w:val="20"/>
            <w:szCs w:val="20"/>
            <w:lang w:val="en-US"/>
          </w:rPr>
          <w:t>been isolated from a variety of synthetic materials, such as dental unit waterlines treated with chemical biocides (Porteous et al., 2003)</w:t>
        </w:r>
      </w:ins>
      <w:ins w:id="181" w:author="Prenafeta, Francesc" w:date="2025-02-11T13:35:00Z" w16du:dateUtc="2025-02-11T12:35:00Z">
        <w:r w:rsidR="0012155A">
          <w:rPr>
            <w:rFonts w:ascii="Times New Roman" w:eastAsia="Aptos" w:hAnsi="Times New Roman" w:cs="Times New Roman"/>
            <w:sz w:val="20"/>
            <w:szCs w:val="20"/>
            <w:lang w:val="en-US"/>
          </w:rPr>
          <w:t>,</w:t>
        </w:r>
      </w:ins>
      <w:ins w:id="182" w:author="Prenafeta, Francesc" w:date="2025-02-11T13:32:00Z" w16du:dateUtc="2025-02-11T12:32:00Z">
        <w:r w:rsidR="00A739E8" w:rsidRPr="00CD2636">
          <w:rPr>
            <w:rFonts w:ascii="Times New Roman" w:eastAsia="Aptos" w:hAnsi="Times New Roman" w:cs="Times New Roman"/>
            <w:sz w:val="20"/>
            <w:szCs w:val="20"/>
            <w:lang w:val="en-US"/>
          </w:rPr>
          <w:t xml:space="preserve"> domestic wet cells and swimming pools (Blasi et al. 2015). This latter study also verified the capacity of a </w:t>
        </w:r>
        <w:r w:rsidR="00A739E8" w:rsidRPr="00CD2636">
          <w:rPr>
            <w:rFonts w:ascii="Times New Roman" w:eastAsia="Aptos" w:hAnsi="Times New Roman" w:cs="Times New Roman"/>
            <w:i/>
            <w:iCs/>
            <w:sz w:val="20"/>
            <w:szCs w:val="20"/>
            <w:lang w:val="en-US"/>
          </w:rPr>
          <w:t>E. mesophila</w:t>
        </w:r>
        <w:r w:rsidR="00A739E8" w:rsidRPr="00CD2636">
          <w:rPr>
            <w:rFonts w:ascii="Times New Roman" w:eastAsia="Aptos" w:hAnsi="Times New Roman" w:cs="Times New Roman"/>
            <w:sz w:val="20"/>
            <w:szCs w:val="20"/>
            <w:lang w:val="en-US"/>
          </w:rPr>
          <w:t xml:space="preserve"> strain isolated from a human host to assimilate toluene.</w:t>
        </w:r>
      </w:ins>
      <w:ins w:id="183" w:author="Prenafeta, Francesc" w:date="2025-02-11T13:36:00Z" w16du:dateUtc="2025-02-11T12:36:00Z">
        <w:r w:rsidR="002E55E8">
          <w:rPr>
            <w:rFonts w:ascii="Times New Roman" w:eastAsia="Aptos" w:hAnsi="Times New Roman" w:cs="Times New Roman"/>
            <w:sz w:val="20"/>
            <w:szCs w:val="20"/>
            <w:lang w:val="en-US"/>
          </w:rPr>
          <w:t xml:space="preserve"> </w:t>
        </w:r>
        <w:r w:rsidR="002E55E8" w:rsidRPr="002E55E8">
          <w:rPr>
            <w:rFonts w:ascii="Times New Roman" w:eastAsia="Aptos" w:hAnsi="Times New Roman" w:cs="Times New Roman"/>
            <w:sz w:val="20"/>
            <w:szCs w:val="20"/>
            <w:lang w:val="en-US"/>
          </w:rPr>
          <w:t xml:space="preserve">However, the inability of </w:t>
        </w:r>
        <w:r w:rsidR="002E55E8" w:rsidRPr="00042068">
          <w:rPr>
            <w:rFonts w:ascii="Times New Roman" w:eastAsia="Aptos" w:hAnsi="Times New Roman" w:cs="Times New Roman"/>
            <w:i/>
            <w:iCs/>
            <w:sz w:val="20"/>
            <w:szCs w:val="20"/>
            <w:lang w:val="en-US"/>
            <w:rPrChange w:id="184" w:author="Prenafeta, Francesc" w:date="2025-02-11T13:36:00Z" w16du:dateUtc="2025-02-11T12:36:00Z">
              <w:rPr>
                <w:rFonts w:ascii="Times New Roman" w:eastAsia="Aptos" w:hAnsi="Times New Roman" w:cs="Times New Roman"/>
                <w:sz w:val="20"/>
                <w:szCs w:val="20"/>
                <w:lang w:val="en-US"/>
              </w:rPr>
            </w:rPrChange>
          </w:rPr>
          <w:t>E. mesophila</w:t>
        </w:r>
        <w:r w:rsidR="002E55E8" w:rsidRPr="002E55E8">
          <w:rPr>
            <w:rFonts w:ascii="Times New Roman" w:eastAsia="Aptos" w:hAnsi="Times New Roman" w:cs="Times New Roman"/>
            <w:sz w:val="20"/>
            <w:szCs w:val="20"/>
            <w:lang w:val="en-US"/>
          </w:rPr>
          <w:t xml:space="preserve"> to grow at 37 °C impairs its potential virulence so that this fungus is currently classified under the biosafety 1 level (de Hoog et al., 2003).</w:t>
        </w:r>
      </w:ins>
    </w:p>
    <w:p w14:paraId="483FF5A1" w14:textId="0EE8F402" w:rsidR="00FD1FD0" w:rsidRPr="00CD2636" w:rsidDel="009A55D8" w:rsidRDefault="00FD1FD0" w:rsidP="00FD1FD0">
      <w:pPr>
        <w:spacing w:line="259" w:lineRule="auto"/>
        <w:jc w:val="both"/>
        <w:rPr>
          <w:del w:id="185" w:author="Prenafeta, Francesc" w:date="2025-02-11T13:45:00Z" w16du:dateUtc="2025-02-11T12:45:00Z"/>
          <w:rFonts w:ascii="Times New Roman" w:eastAsia="Aptos" w:hAnsi="Times New Roman" w:cs="Times New Roman"/>
          <w:sz w:val="20"/>
          <w:szCs w:val="20"/>
          <w:lang w:val="en-US"/>
        </w:rPr>
      </w:pPr>
      <w:del w:id="186" w:author="Prenafeta, Francesc" w:date="2025-02-11T13:37:00Z" w16du:dateUtc="2025-02-11T12:37:00Z">
        <w:r w:rsidRPr="00CD2636" w:rsidDel="00361446">
          <w:rPr>
            <w:rFonts w:ascii="Times New Roman" w:eastAsia="Aptos" w:hAnsi="Times New Roman" w:cs="Times New Roman"/>
            <w:sz w:val="20"/>
            <w:szCs w:val="20"/>
            <w:lang w:val="en-US"/>
          </w:rPr>
          <w:delText>Recently</w:delText>
        </w:r>
      </w:del>
      <w:ins w:id="187" w:author="Prenafeta, Francesc" w:date="2025-02-11T13:37:00Z" w16du:dateUtc="2025-02-11T12:37:00Z">
        <w:r w:rsidR="00361446">
          <w:rPr>
            <w:rFonts w:ascii="Times New Roman" w:eastAsia="Aptos" w:hAnsi="Times New Roman" w:cs="Times New Roman"/>
            <w:sz w:val="20"/>
            <w:szCs w:val="20"/>
            <w:lang w:val="en-US"/>
          </w:rPr>
          <w:t xml:space="preserve">In a previous study </w:t>
        </w:r>
        <w:r w:rsidR="00361446" w:rsidRPr="00CD2636">
          <w:rPr>
            <w:rFonts w:ascii="Times New Roman" w:eastAsia="Aptos" w:hAnsi="Times New Roman" w:cs="Times New Roman"/>
            <w:sz w:val="20"/>
            <w:szCs w:val="20"/>
            <w:lang w:val="en-US"/>
          </w:rPr>
          <w:fldChar w:fldCharType="begin" w:fldLock="1"/>
        </w:r>
        <w:r w:rsidR="00361446" w:rsidRPr="00CD2636">
          <w:rPr>
            <w:rFonts w:ascii="Times New Roman" w:eastAsia="Aptos" w:hAnsi="Times New Roman" w:cs="Times New Roman"/>
            <w:sz w:val="20"/>
            <w:szCs w:val="20"/>
            <w:lang w:val="en-US"/>
          </w:rPr>
          <w:instrText>ADDIN CSL_CITATION {"citationItems":[{"id":"ITEM-1","itemData":{"DOI":"10.3390/JOF10010047","ISSN":"2309-608X","abstract":"A collection of 34 melanized fungi isolated previously from anthropogenic contaminated sites were assessed for their tolerance to toxic concentrations of As(V) and Cr(VI) anions. Three strains of the species Cyphellophora olivacea, Rhinocladiella similis, and Exophiala mesophila (Chaetothyriales) were identified as hyper-metallotolerant, with estimated IC50 values that ranged from 11.2 to 16.9 g L−1 for As(V) and from 2.0 to 3.4 g L−1 for Cr(VI). E. mesophila and R. similis were selected for subsequent assays on their biosorption capacity and kinetics under different pH values (4.0 and 6.5) and types of biomass (active and dead cells and melanin extracts). The fungal biosorption of As(V) was relatively ineffective, but significant removal of Cr(VI) was observed from liquid cultures. The Langmuir model with second-order kinetics showed maximum sorption capacities of 39.81 mg Cr6+ g−1 for R. similis and 95.26 mg Cr6+ g−1 for E. mesophila on a dry matter basis, respectively, while the kinetic constant for these two fungi was 1.32 × 10−6 and 1.39 × 10−7 g (mg Cr6+ min)−1. Similar experiments with melanin extracts of E. mesophila showed maximum sorption capacities of 544.84 mg Cr6+ g−1 and a kinetic constant of 1.67 × 10−6 g (mg Cr6+ min)−1. These results were compared to bibliographic data, suggesting that metallotolerance in black fungi might be the result of an outer cell-wall barrier to reduce the diffusion of toxic metals into the cytoplasm, as well as the inner cell wall biosorption of leaked metals by melanin.","author":[{"dropping-particle":"","family":"Medina-Armijo","given":"Cristy","non-dropping-particle":"","parse-names":false,"suffix":""},{"dropping-particle":"","family":"Isola","given":"Daniela","non-dropping-particle":"","parse-names":false,"suffix":""},{"dropping-particle":"","family":"Illa","given":"Josep","non-dropping-particle":"","parse-names":false,"suffix":""},{"dropping-particle":"","family":"Puerta","given":"Anna","non-dropping-particle":"","parse-names":false,"suffix":""},{"dropping-particle":"","family":"Viñas","given":"Marc","non-dropping-particle":"","parse-names":false,"suffix":""},{"dropping-particle":"","family":"Prenafeta-Boldú","given":"Francesc X.","non-dropping-particle":"","parse-names":false,"suffix":""}],"container-title":"Journal of Fungi 2024, Vol. 10, Page 47","id":"ITEM-1","issue":"1","issued":{"date-parts":[["2024","1","5"]]},"page":"47","publisher":"Multidisciplinary Digital Publishing Institute","title":"The Metallotolerance and Biosorption of As(V) and Cr(VI) by Black Fungi","type":"article-journal","volume":"10"},"uris":["http://www.mendeley.com/documents/?uuid=4bf67fe6-cd59-39fd-82fb-4f0737fbd777"]}],"mendeley":{"formattedCitation":"(Medina-Armijo et al., 2024)","plainTextFormattedCitation":"(Medina-Armijo et al., 2024)","previouslyFormattedCitation":"(Medina-Armijo et al., 2024)"},"properties":{"noteIndex":0},"schema":"https://github.com/citation-style-language/schema/raw/master/csl-citation.json"}</w:instrText>
        </w:r>
        <w:r w:rsidR="00361446" w:rsidRPr="00CD2636">
          <w:rPr>
            <w:rFonts w:ascii="Times New Roman" w:eastAsia="Aptos" w:hAnsi="Times New Roman" w:cs="Times New Roman"/>
            <w:sz w:val="20"/>
            <w:szCs w:val="20"/>
            <w:lang w:val="en-US"/>
          </w:rPr>
          <w:fldChar w:fldCharType="separate"/>
        </w:r>
        <w:r w:rsidR="00361446" w:rsidRPr="00CD2636">
          <w:rPr>
            <w:rFonts w:ascii="Times New Roman" w:eastAsia="Aptos" w:hAnsi="Times New Roman" w:cs="Times New Roman"/>
            <w:noProof/>
            <w:sz w:val="20"/>
            <w:szCs w:val="20"/>
            <w:lang w:val="en-US"/>
          </w:rPr>
          <w:t>(Medina-Armijo et al., 2024)</w:t>
        </w:r>
        <w:r w:rsidR="00361446" w:rsidRPr="00CD2636">
          <w:rPr>
            <w:rFonts w:ascii="Times New Roman" w:eastAsia="Aptos" w:hAnsi="Times New Roman" w:cs="Times New Roman"/>
            <w:sz w:val="20"/>
            <w:szCs w:val="20"/>
            <w:lang w:val="en-US"/>
          </w:rPr>
          <w:fldChar w:fldCharType="end"/>
        </w:r>
      </w:ins>
      <w:r w:rsidRPr="00CD2636">
        <w:rPr>
          <w:rFonts w:ascii="Times New Roman" w:eastAsia="Aptos" w:hAnsi="Times New Roman" w:cs="Times New Roman"/>
          <w:sz w:val="20"/>
          <w:szCs w:val="20"/>
          <w:lang w:val="en-US"/>
        </w:rPr>
        <w:t xml:space="preserve">, we screened a collection of black fungi isolated </w:t>
      </w:r>
      <w:ins w:id="188" w:author="Prenafeta, Francesc" w:date="2025-02-11T15:08:00Z" w16du:dateUtc="2025-02-11T14:08:00Z">
        <w:r w:rsidR="00495213">
          <w:rPr>
            <w:rFonts w:ascii="Times New Roman" w:eastAsia="Aptos" w:hAnsi="Times New Roman" w:cs="Times New Roman"/>
            <w:sz w:val="20"/>
            <w:szCs w:val="20"/>
            <w:lang w:val="en-US"/>
          </w:rPr>
          <w:t xml:space="preserve">primarily </w:t>
        </w:r>
      </w:ins>
      <w:r w:rsidRPr="00CD2636">
        <w:rPr>
          <w:rFonts w:ascii="Times New Roman" w:eastAsia="Aptos" w:hAnsi="Times New Roman" w:cs="Times New Roman"/>
          <w:sz w:val="20"/>
          <w:szCs w:val="20"/>
          <w:lang w:val="en-US"/>
        </w:rPr>
        <w:t xml:space="preserve">from </w:t>
      </w:r>
      <w:del w:id="189" w:author="Prenafeta, Francesc" w:date="2025-02-11T15:08:00Z" w16du:dateUtc="2025-02-11T14:08:00Z">
        <w:r w:rsidRPr="00CD2636" w:rsidDel="00336AD4">
          <w:rPr>
            <w:rFonts w:ascii="Times New Roman" w:eastAsia="Aptos" w:hAnsi="Times New Roman" w:cs="Times New Roman"/>
            <w:sz w:val="20"/>
            <w:szCs w:val="20"/>
            <w:lang w:val="en-US"/>
          </w:rPr>
          <w:delText xml:space="preserve">hydrocarbon-rich </w:delText>
        </w:r>
      </w:del>
      <w:r w:rsidRPr="00CD2636">
        <w:rPr>
          <w:rFonts w:ascii="Times New Roman" w:eastAsia="Aptos" w:hAnsi="Times New Roman" w:cs="Times New Roman"/>
          <w:sz w:val="20"/>
          <w:szCs w:val="20"/>
          <w:lang w:val="en-US"/>
        </w:rPr>
        <w:t>environments</w:t>
      </w:r>
      <w:ins w:id="190" w:author="Prenafeta, Francesc" w:date="2025-02-11T15:08:00Z" w16du:dateUtc="2025-02-11T14:08:00Z">
        <w:r w:rsidR="00336AD4">
          <w:rPr>
            <w:rFonts w:ascii="Times New Roman" w:eastAsia="Aptos" w:hAnsi="Times New Roman" w:cs="Times New Roman"/>
            <w:sz w:val="20"/>
            <w:szCs w:val="20"/>
            <w:lang w:val="en-US"/>
          </w:rPr>
          <w:t xml:space="preserve"> rich in oil hydrocarbons</w:t>
        </w:r>
      </w:ins>
      <w:r w:rsidRPr="00CD2636">
        <w:rPr>
          <w:rFonts w:ascii="Times New Roman" w:eastAsia="Aptos" w:hAnsi="Times New Roman" w:cs="Times New Roman"/>
          <w:sz w:val="20"/>
          <w:szCs w:val="20"/>
          <w:lang w:val="en-US"/>
        </w:rPr>
        <w:t xml:space="preserve">, which comprised several </w:t>
      </w:r>
      <w:r w:rsidRPr="00CD2636">
        <w:rPr>
          <w:rFonts w:ascii="Times New Roman" w:eastAsia="Aptos" w:hAnsi="Times New Roman" w:cs="Times New Roman"/>
          <w:i/>
          <w:iCs/>
          <w:sz w:val="20"/>
          <w:szCs w:val="20"/>
          <w:lang w:val="en-US"/>
        </w:rPr>
        <w:t>Exophiala</w:t>
      </w:r>
      <w:r w:rsidRPr="00CD2636">
        <w:rPr>
          <w:rFonts w:ascii="Times New Roman" w:eastAsia="Aptos" w:hAnsi="Times New Roman" w:cs="Times New Roman"/>
          <w:sz w:val="20"/>
          <w:szCs w:val="20"/>
          <w:lang w:val="en-US"/>
        </w:rPr>
        <w:t xml:space="preserve"> species, for their tolerance to pentavalent arsenic As</w:t>
      </w:r>
      <w:r w:rsidR="00A93223">
        <w:rPr>
          <w:rFonts w:ascii="Times New Roman" w:eastAsia="Aptos" w:hAnsi="Times New Roman" w:cs="Times New Roman"/>
          <w:sz w:val="20"/>
          <w:szCs w:val="20"/>
          <w:lang w:val="en-US"/>
        </w:rPr>
        <w:t>(</w:t>
      </w:r>
      <w:r w:rsidRPr="00CD2636">
        <w:rPr>
          <w:rFonts w:ascii="Times New Roman" w:eastAsia="Aptos" w:hAnsi="Times New Roman" w:cs="Times New Roman"/>
          <w:sz w:val="20"/>
          <w:szCs w:val="20"/>
          <w:lang w:val="en-US"/>
        </w:rPr>
        <w:t>V) and hexavalent chromium Cr</w:t>
      </w:r>
      <w:r w:rsidR="00A93223">
        <w:rPr>
          <w:rFonts w:ascii="Times New Roman" w:eastAsia="Aptos" w:hAnsi="Times New Roman" w:cs="Times New Roman"/>
          <w:sz w:val="20"/>
          <w:szCs w:val="20"/>
          <w:lang w:val="en-US"/>
        </w:rPr>
        <w:t>(</w:t>
      </w:r>
      <w:r w:rsidRPr="00CD2636">
        <w:rPr>
          <w:rFonts w:ascii="Times New Roman" w:eastAsia="Aptos" w:hAnsi="Times New Roman" w:cs="Times New Roman"/>
          <w:sz w:val="20"/>
          <w:szCs w:val="20"/>
          <w:lang w:val="en-US"/>
        </w:rPr>
        <w:t>VI)</w:t>
      </w:r>
      <w:ins w:id="191" w:author="Prenafeta, Francesc" w:date="2025-02-11T13:44:00Z" w16du:dateUtc="2025-02-11T12:44:00Z">
        <w:r w:rsidR="00FB4032">
          <w:rPr>
            <w:rFonts w:ascii="Times New Roman" w:eastAsia="Aptos" w:hAnsi="Times New Roman" w:cs="Times New Roman"/>
            <w:sz w:val="20"/>
            <w:szCs w:val="20"/>
            <w:lang w:val="en-US"/>
          </w:rPr>
          <w:t xml:space="preserve"> as model HMM</w:t>
        </w:r>
      </w:ins>
      <w:del w:id="192" w:author="Prenafeta, Francesc" w:date="2025-02-11T13:37:00Z" w16du:dateUtc="2025-02-11T12:37:00Z">
        <w:r w:rsidRPr="00CD2636" w:rsidDel="00361446">
          <w:rPr>
            <w:rFonts w:ascii="Times New Roman" w:eastAsia="Aptos" w:hAnsi="Times New Roman" w:cs="Times New Roman"/>
            <w:sz w:val="20"/>
            <w:szCs w:val="20"/>
            <w:lang w:val="en-US"/>
          </w:rPr>
          <w:delText xml:space="preserve"> </w:delText>
        </w:r>
        <w:r w:rsidRPr="00CD2636" w:rsidDel="00361446">
          <w:rPr>
            <w:rFonts w:ascii="Times New Roman" w:eastAsia="Aptos" w:hAnsi="Times New Roman" w:cs="Times New Roman"/>
            <w:sz w:val="20"/>
            <w:szCs w:val="20"/>
            <w:lang w:val="en-US"/>
          </w:rPr>
          <w:fldChar w:fldCharType="begin" w:fldLock="1"/>
        </w:r>
        <w:r w:rsidRPr="00CD2636" w:rsidDel="00361446">
          <w:rPr>
            <w:rFonts w:ascii="Times New Roman" w:eastAsia="Aptos" w:hAnsi="Times New Roman" w:cs="Times New Roman"/>
            <w:sz w:val="20"/>
            <w:szCs w:val="20"/>
            <w:lang w:val="en-US"/>
          </w:rPr>
          <w:delInstrText>ADDIN CSL_CITATION {"citationItems":[{"id":"ITEM-1","itemData":{"DOI":"10.3390/JOF10010047","ISSN":"2309-608X","abstract":"A collection of 34 melanized fungi isolated previously from anthropogenic contaminated sites were assessed for their tolerance to toxic concentrations of As(V) and Cr(VI) anions. Three strains of the species Cyphellophora olivacea, Rhinocladiella similis, and Exophiala mesophila (Chaetothyriales) were identified as hyper-metallotolerant, with estimated IC50 values that ranged from 11.2 to 16.9 g L−1 for As(V) and from 2.0 to 3.4 g L−1 for Cr(VI). E. mesophila and R. similis were selected for subsequent assays on their biosorption capacity and kinetics under different pH values (4.0 and 6.5) and types of biomass (active and dead cells and melanin extracts). The fungal biosorption of As(V) was relatively ineffective, but significant removal of Cr(VI) was observed from liquid cultures. The Langmuir model with second-order kinetics showed maximum sorption capacities of 39.81 mg Cr6+ g−1 for R. similis and 95.26 mg Cr6+ g−1 for E. mesophila on a dry matter basis, respectively, while the kinetic constant for these two fungi was 1.32 × 10−6 and 1.39 × 10−7 g (mg Cr6+ min)−1. Similar experiments with melanin extracts of E. mesophila showed maximum sorption capacities of 544.84 mg Cr6+ g−1 and a kinetic constant of 1.67 × 10−6 g (mg Cr6+ min)−1. These results were compared to bibliographic data, suggesting that metallotolerance in black fungi might be the result of an outer cell-wall barrier to reduce the diffusion of toxic metals into the cytoplasm, as well as the inner cell wall biosorption of leaked metals by melanin.","author":[{"dropping-particle":"","family":"Medina-Armijo","given":"Cristy","non-dropping-particle":"","parse-names":false,"suffix":""},{"dropping-particle":"","family":"Isola","given":"Daniela","non-dropping-particle":"","parse-names":false,"suffix":""},{"dropping-particle":"","family":"Illa","given":"Josep","non-dropping-particle":"","parse-names":false,"suffix":""},{"dropping-particle":"","family":"Puerta","given":"Anna","non-dropping-particle":"","parse-names":false,"suffix":""},{"dropping-particle":"","family":"Viñas","given":"Marc","non-dropping-particle":"","parse-names":false,"suffix":""},{"dropping-particle":"","family":"Prenafeta-Boldú","given":"Francesc X.","non-dropping-particle":"","parse-names":false,"suffix":""}],"container-title":"Journal of Fungi 2024, Vol. 10, Page 47","id":"ITEM-1","issue":"1","issued":{"date-parts":[["2024","1","5"]]},"page":"47","publisher":"Multidisciplinary Digital Publishing Institute","title":"The Metallotolerance and Biosorption of As(V) and Cr(VI) by Black Fungi","type":"article-journal","volume":"10"},"uris":["http://www.mendeley.com/documents/?uuid=4bf67fe6-cd59-39fd-82fb-4f0737fbd777"]}],"mendeley":{"formattedCitation":"(Medina-Armijo et al., 2024)","plainTextFormattedCitation":"(Medina-Armijo et al., 2024)","previouslyFormattedCitation":"(Medina-Armijo et al., 2024)"},"properties":{"noteIndex":0},"schema":"https://github.com/citation-style-language/schema/raw/master/csl-citation.json"}</w:delInstrText>
        </w:r>
        <w:r w:rsidRPr="00CD2636" w:rsidDel="00361446">
          <w:rPr>
            <w:rFonts w:ascii="Times New Roman" w:eastAsia="Aptos" w:hAnsi="Times New Roman" w:cs="Times New Roman"/>
            <w:sz w:val="20"/>
            <w:szCs w:val="20"/>
            <w:lang w:val="en-US"/>
          </w:rPr>
          <w:fldChar w:fldCharType="separate"/>
        </w:r>
        <w:r w:rsidRPr="00CD2636" w:rsidDel="00361446">
          <w:rPr>
            <w:rFonts w:ascii="Times New Roman" w:eastAsia="Aptos" w:hAnsi="Times New Roman" w:cs="Times New Roman"/>
            <w:noProof/>
            <w:sz w:val="20"/>
            <w:szCs w:val="20"/>
            <w:lang w:val="en-US"/>
          </w:rPr>
          <w:delText>(Medina-Armijo et al., 2024)</w:delText>
        </w:r>
        <w:r w:rsidRPr="00CD2636" w:rsidDel="00361446">
          <w:rPr>
            <w:rFonts w:ascii="Times New Roman" w:eastAsia="Aptos" w:hAnsi="Times New Roman" w:cs="Times New Roman"/>
            <w:sz w:val="20"/>
            <w:szCs w:val="20"/>
            <w:lang w:val="en-US"/>
          </w:rPr>
          <w:fldChar w:fldCharType="end"/>
        </w:r>
      </w:del>
      <w:r w:rsidRPr="00CD2636">
        <w:rPr>
          <w:rFonts w:ascii="Times New Roman" w:eastAsia="Aptos" w:hAnsi="Times New Roman" w:cs="Times New Roman"/>
          <w:sz w:val="20"/>
          <w:szCs w:val="20"/>
          <w:lang w:val="en-US"/>
        </w:rPr>
        <w:t xml:space="preserve">. </w:t>
      </w:r>
      <w:del w:id="193" w:author="Prenafeta, Francesc" w:date="2025-02-11T13:44:00Z" w16du:dateUtc="2025-02-11T12:44:00Z">
        <w:r w:rsidRPr="00CD2636" w:rsidDel="009A55D8">
          <w:rPr>
            <w:rFonts w:ascii="Times New Roman" w:eastAsia="Aptos" w:hAnsi="Times New Roman" w:cs="Times New Roman"/>
            <w:sz w:val="20"/>
            <w:szCs w:val="20"/>
            <w:lang w:val="en-US"/>
          </w:rPr>
          <w:delText xml:space="preserve">The </w:delText>
        </w:r>
      </w:del>
      <w:proofErr w:type="spellStart"/>
      <w:r w:rsidRPr="00CD2636">
        <w:rPr>
          <w:rFonts w:ascii="Times New Roman" w:eastAsia="Aptos" w:hAnsi="Times New Roman" w:cs="Times New Roman"/>
          <w:i/>
          <w:iCs/>
          <w:sz w:val="20"/>
          <w:szCs w:val="20"/>
          <w:lang w:val="en-US"/>
        </w:rPr>
        <w:t>Exophiala</w:t>
      </w:r>
      <w:proofErr w:type="spellEnd"/>
      <w:r w:rsidRPr="00CD2636">
        <w:rPr>
          <w:rFonts w:ascii="Times New Roman" w:eastAsia="Aptos" w:hAnsi="Times New Roman" w:cs="Times New Roman"/>
          <w:i/>
          <w:iCs/>
          <w:sz w:val="20"/>
          <w:szCs w:val="20"/>
          <w:lang w:val="en-US"/>
        </w:rPr>
        <w:t xml:space="preserve"> mesophila</w:t>
      </w:r>
      <w:r w:rsidRPr="00CD2636">
        <w:rPr>
          <w:rFonts w:ascii="Times New Roman" w:eastAsia="Aptos" w:hAnsi="Times New Roman" w:cs="Times New Roman"/>
          <w:sz w:val="20"/>
          <w:szCs w:val="20"/>
          <w:lang w:val="en-US"/>
        </w:rPr>
        <w:t xml:space="preserve"> strain IRTA M2-F10 isolated from glued ceramics was found to have a remarkable </w:t>
      </w:r>
      <w:proofErr w:type="spellStart"/>
      <w:r w:rsidRPr="00CD2636">
        <w:rPr>
          <w:rFonts w:ascii="Times New Roman" w:eastAsia="Aptos" w:hAnsi="Times New Roman" w:cs="Times New Roman"/>
          <w:sz w:val="20"/>
          <w:szCs w:val="20"/>
          <w:lang w:val="en-US"/>
        </w:rPr>
        <w:t>metalotolerance</w:t>
      </w:r>
      <w:proofErr w:type="spellEnd"/>
      <w:r w:rsidRPr="00CD2636">
        <w:rPr>
          <w:rFonts w:ascii="Times New Roman" w:eastAsia="Aptos" w:hAnsi="Times New Roman" w:cs="Times New Roman"/>
          <w:sz w:val="20"/>
          <w:szCs w:val="20"/>
          <w:lang w:val="en-US"/>
        </w:rPr>
        <w:t>, with an IC50 values of 6.03 g As</w:t>
      </w:r>
      <w:r w:rsidRPr="00CD2636">
        <w:rPr>
          <w:rFonts w:ascii="Times New Roman" w:eastAsia="Aptos" w:hAnsi="Times New Roman" w:cs="Times New Roman"/>
          <w:sz w:val="20"/>
          <w:szCs w:val="20"/>
          <w:vertAlign w:val="superscript"/>
          <w:lang w:val="en-US"/>
        </w:rPr>
        <w:t>5+</w:t>
      </w:r>
      <w:r w:rsidRPr="00CD2636">
        <w:rPr>
          <w:rFonts w:ascii="Times New Roman" w:eastAsia="Aptos" w:hAnsi="Times New Roman" w:cs="Times New Roman"/>
          <w:sz w:val="20"/>
          <w:szCs w:val="20"/>
          <w:lang w:val="en-US"/>
        </w:rPr>
        <w:t xml:space="preserve"> L</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and 0.05 g Cr</w:t>
      </w:r>
      <w:r w:rsidRPr="00CD2636">
        <w:rPr>
          <w:rFonts w:ascii="Times New Roman" w:eastAsia="Aptos" w:hAnsi="Times New Roman" w:cs="Times New Roman"/>
          <w:sz w:val="20"/>
          <w:szCs w:val="20"/>
          <w:vertAlign w:val="superscript"/>
          <w:lang w:val="en-US"/>
        </w:rPr>
        <w:t>6+</w:t>
      </w:r>
      <w:r w:rsidRPr="00CD2636">
        <w:rPr>
          <w:rFonts w:ascii="Times New Roman" w:eastAsia="Aptos" w:hAnsi="Times New Roman" w:cs="Times New Roman"/>
          <w:sz w:val="20"/>
          <w:szCs w:val="20"/>
          <w:lang w:val="en-US"/>
        </w:rPr>
        <w:t xml:space="preserve"> L</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w:t>
      </w:r>
      <w:del w:id="194" w:author="Prenafeta, Francesc" w:date="2025-02-11T13:32:00Z" w16du:dateUtc="2025-02-11T12:32:00Z">
        <w:r w:rsidRPr="00CD2636" w:rsidDel="00A739E8">
          <w:rPr>
            <w:rFonts w:ascii="Times New Roman" w:eastAsia="Aptos" w:hAnsi="Times New Roman" w:cs="Times New Roman"/>
            <w:sz w:val="20"/>
            <w:szCs w:val="20"/>
            <w:lang w:val="en-US"/>
          </w:rPr>
          <w:delText xml:space="preserve">The type of strain of </w:delText>
        </w:r>
        <w:r w:rsidRPr="00CD2636" w:rsidDel="00A739E8">
          <w:rPr>
            <w:rFonts w:ascii="Times New Roman" w:eastAsia="Aptos" w:hAnsi="Times New Roman" w:cs="Times New Roman"/>
            <w:i/>
            <w:iCs/>
            <w:sz w:val="20"/>
            <w:szCs w:val="20"/>
            <w:lang w:val="en-US"/>
          </w:rPr>
          <w:delText>E. mesophila</w:delText>
        </w:r>
        <w:r w:rsidRPr="00CD2636" w:rsidDel="00A739E8">
          <w:rPr>
            <w:rFonts w:ascii="Times New Roman" w:eastAsia="Aptos" w:hAnsi="Times New Roman" w:cs="Times New Roman"/>
            <w:sz w:val="20"/>
            <w:szCs w:val="20"/>
            <w:lang w:val="en-US"/>
          </w:rPr>
          <w:delText xml:space="preserve"> was isolated from silicone seals in the shower room of a hospital </w:delText>
        </w:r>
        <w:r w:rsidR="00CD2636" w:rsidRPr="00CD2636" w:rsidDel="00A739E8">
          <w:rPr>
            <w:rFonts w:ascii="Times New Roman" w:eastAsia="Aptos" w:hAnsi="Times New Roman" w:cs="Times New Roman"/>
            <w:sz w:val="20"/>
            <w:szCs w:val="20"/>
            <w:lang w:val="en-US"/>
          </w:rPr>
          <w:delText>ward and</w:delText>
        </w:r>
        <w:r w:rsidRPr="00CD2636" w:rsidDel="00A739E8">
          <w:rPr>
            <w:rFonts w:ascii="Times New Roman" w:eastAsia="Aptos" w:hAnsi="Times New Roman" w:cs="Times New Roman"/>
            <w:sz w:val="20"/>
            <w:szCs w:val="20"/>
            <w:lang w:val="en-US"/>
          </w:rPr>
          <w:delText xml:space="preserve"> described by Listemann and Freiesleben (1996). Additional strains belonging to this species have been isolated from a variety of synthetic materials and environments often exposed to toxic chemicals, such as dental unit waterlines treated with chemical biocides (Porteous et al., 2003) domestic wet cells and swimming pools (Blasi et al. 2015). This latter study also verified the capacity of a </w:delText>
        </w:r>
        <w:r w:rsidRPr="00CD2636" w:rsidDel="00A739E8">
          <w:rPr>
            <w:rFonts w:ascii="Times New Roman" w:eastAsia="Aptos" w:hAnsi="Times New Roman" w:cs="Times New Roman"/>
            <w:i/>
            <w:iCs/>
            <w:sz w:val="20"/>
            <w:szCs w:val="20"/>
            <w:lang w:val="en-US"/>
          </w:rPr>
          <w:delText>E. mesophila</w:delText>
        </w:r>
        <w:r w:rsidRPr="00CD2636" w:rsidDel="00A739E8">
          <w:rPr>
            <w:rFonts w:ascii="Times New Roman" w:eastAsia="Aptos" w:hAnsi="Times New Roman" w:cs="Times New Roman"/>
            <w:sz w:val="20"/>
            <w:szCs w:val="20"/>
            <w:lang w:val="en-US"/>
          </w:rPr>
          <w:delText xml:space="preserve"> strain isolated from a human host to assimilate toluene as the sole source of carbon and energy. </w:delText>
        </w:r>
      </w:del>
      <w:del w:id="195" w:author="Prenafeta, Francesc" w:date="2025-02-11T13:33:00Z" w16du:dateUtc="2025-02-11T12:33:00Z">
        <w:r w:rsidRPr="00CD2636" w:rsidDel="00AF3796">
          <w:rPr>
            <w:rFonts w:ascii="Times New Roman" w:eastAsia="Aptos" w:hAnsi="Times New Roman" w:cs="Times New Roman"/>
            <w:sz w:val="20"/>
            <w:szCs w:val="20"/>
            <w:lang w:val="en-US"/>
          </w:rPr>
          <w:delText xml:space="preserve">Such hydrocarbonoclastic-opportunistic dual ecology is characteristic from several species in the genus </w:delText>
        </w:r>
        <w:r w:rsidRPr="00CD2636" w:rsidDel="00AF3796">
          <w:rPr>
            <w:rFonts w:ascii="Times New Roman" w:eastAsia="Aptos" w:hAnsi="Times New Roman" w:cs="Times New Roman"/>
            <w:i/>
            <w:iCs/>
            <w:sz w:val="20"/>
            <w:szCs w:val="20"/>
            <w:lang w:val="en-US"/>
          </w:rPr>
          <w:delText>Exophiala</w:delText>
        </w:r>
        <w:r w:rsidRPr="00CD2636" w:rsidDel="00AF3796">
          <w:rPr>
            <w:rFonts w:ascii="Times New Roman" w:eastAsia="Aptos" w:hAnsi="Times New Roman" w:cs="Times New Roman"/>
            <w:sz w:val="20"/>
            <w:szCs w:val="20"/>
            <w:lang w:val="en-US"/>
          </w:rPr>
          <w:delText xml:space="preserve"> (Isola et al., 2021). </w:delText>
        </w:r>
      </w:del>
      <w:del w:id="196" w:author="Prenafeta, Francesc" w:date="2025-02-11T13:36:00Z" w16du:dateUtc="2025-02-11T12:36:00Z">
        <w:r w:rsidRPr="00CD2636" w:rsidDel="002E55E8">
          <w:rPr>
            <w:rFonts w:ascii="Times New Roman" w:eastAsia="Aptos" w:hAnsi="Times New Roman" w:cs="Times New Roman"/>
            <w:sz w:val="20"/>
            <w:szCs w:val="20"/>
            <w:lang w:val="en-US"/>
          </w:rPr>
          <w:delText xml:space="preserve">However, the inability of </w:delText>
        </w:r>
        <w:r w:rsidRPr="00CD2636" w:rsidDel="002E55E8">
          <w:rPr>
            <w:rFonts w:ascii="Times New Roman" w:eastAsia="Aptos" w:hAnsi="Times New Roman" w:cs="Times New Roman"/>
            <w:i/>
            <w:iCs/>
            <w:sz w:val="20"/>
            <w:szCs w:val="20"/>
            <w:lang w:val="en-US"/>
          </w:rPr>
          <w:delText>E. mesophila</w:delText>
        </w:r>
        <w:r w:rsidRPr="00CD2636" w:rsidDel="002E55E8">
          <w:rPr>
            <w:rFonts w:ascii="Times New Roman" w:eastAsia="Aptos" w:hAnsi="Times New Roman" w:cs="Times New Roman"/>
            <w:sz w:val="20"/>
            <w:szCs w:val="20"/>
            <w:lang w:val="en-US"/>
          </w:rPr>
          <w:delText xml:space="preserve"> to grow at 37 °C impairs its potential virulence so that this fungus is currently classified under the biosafety 1 level (de Hoog et al., 2003).</w:delText>
        </w:r>
      </w:del>
      <w:del w:id="197" w:author="Prenafeta, Francesc" w:date="2025-02-11T13:45:00Z" w16du:dateUtc="2025-02-11T12:45:00Z">
        <w:r w:rsidRPr="00CD2636" w:rsidDel="009A55D8">
          <w:rPr>
            <w:rFonts w:ascii="Times New Roman" w:eastAsia="Aptos" w:hAnsi="Times New Roman" w:cs="Times New Roman"/>
            <w:sz w:val="20"/>
            <w:szCs w:val="20"/>
            <w:lang w:val="en-US"/>
          </w:rPr>
          <w:delText xml:space="preserve">  </w:delText>
        </w:r>
      </w:del>
    </w:p>
    <w:p w14:paraId="58BF0A89" w14:textId="4EBD8565" w:rsidR="00FD1FD0" w:rsidRPr="00CD2636" w:rsidRDefault="00FD1FD0" w:rsidP="009A55D8">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A subsequent physicochemical characterization of </w:t>
      </w:r>
      <w:del w:id="198" w:author="Prenafeta, Francesc" w:date="2025-02-11T15:10:00Z" w16du:dateUtc="2025-02-11T14:10:00Z">
        <w:r w:rsidRPr="00CD2636" w:rsidDel="004535F4">
          <w:rPr>
            <w:rFonts w:ascii="Times New Roman" w:eastAsia="Aptos" w:hAnsi="Times New Roman" w:cs="Times New Roman"/>
            <w:sz w:val="20"/>
            <w:szCs w:val="20"/>
            <w:lang w:val="en-US"/>
          </w:rPr>
          <w:delText xml:space="preserve">the melanin from </w:delText>
        </w:r>
      </w:del>
      <w:ins w:id="199" w:author="Prenafeta, Francesc" w:date="2025-02-11T13:45:00Z" w16du:dateUtc="2025-02-11T12:45:00Z">
        <w:r w:rsidR="00E736E6">
          <w:rPr>
            <w:rFonts w:ascii="Times New Roman" w:eastAsia="Aptos" w:hAnsi="Times New Roman" w:cs="Times New Roman"/>
            <w:sz w:val="20"/>
            <w:szCs w:val="20"/>
            <w:lang w:val="en-US"/>
          </w:rPr>
          <w:t>this fungus</w:t>
        </w:r>
      </w:ins>
      <w:del w:id="200" w:author="Prenafeta, Francesc" w:date="2025-02-11T13:45:00Z" w16du:dateUtc="2025-02-11T12:45:00Z">
        <w:r w:rsidRPr="00CD2636" w:rsidDel="00E736E6">
          <w:rPr>
            <w:rFonts w:ascii="Times New Roman" w:eastAsia="Aptos" w:hAnsi="Times New Roman" w:cs="Times New Roman"/>
            <w:i/>
            <w:iCs/>
            <w:sz w:val="20"/>
            <w:szCs w:val="20"/>
            <w:lang w:val="en-US"/>
          </w:rPr>
          <w:delText>E. mesophila</w:delText>
        </w:r>
      </w:del>
      <w:r w:rsidRPr="00CD2636">
        <w:rPr>
          <w:rFonts w:ascii="Times New Roman" w:eastAsia="Aptos" w:hAnsi="Times New Roman" w:cs="Times New Roman"/>
          <w:sz w:val="20"/>
          <w:szCs w:val="20"/>
          <w:lang w:val="en-US"/>
        </w:rPr>
        <w:t xml:space="preserve"> suggested that </w:t>
      </w:r>
      <w:del w:id="201" w:author="Prenafeta, Francesc" w:date="2025-02-11T15:10:00Z" w16du:dateUtc="2025-02-11T14:10:00Z">
        <w:r w:rsidRPr="00CD2636" w:rsidDel="004535F4">
          <w:rPr>
            <w:rFonts w:ascii="Times New Roman" w:eastAsia="Aptos" w:hAnsi="Times New Roman" w:cs="Times New Roman"/>
            <w:sz w:val="20"/>
            <w:szCs w:val="20"/>
            <w:lang w:val="en-US"/>
          </w:rPr>
          <w:delText>this biopolymer</w:delText>
        </w:r>
      </w:del>
      <w:proofErr w:type="spellStart"/>
      <w:ins w:id="202" w:author="Prenafeta, Francesc" w:date="2025-02-11T15:10:00Z" w16du:dateUtc="2025-02-11T14:10:00Z">
        <w:r w:rsidR="004535F4">
          <w:rPr>
            <w:rFonts w:ascii="Times New Roman" w:eastAsia="Aptos" w:hAnsi="Times New Roman" w:cs="Times New Roman"/>
            <w:sz w:val="20"/>
            <w:szCs w:val="20"/>
            <w:lang w:val="en-US"/>
          </w:rPr>
          <w:t>melanization</w:t>
        </w:r>
      </w:ins>
      <w:proofErr w:type="spellEnd"/>
      <w:del w:id="203" w:author="Prenafeta, Francesc" w:date="2025-02-11T15:10:00Z" w16du:dateUtc="2025-02-11T14:10:00Z">
        <w:r w:rsidRPr="00CD2636" w:rsidDel="00812B07">
          <w:rPr>
            <w:rFonts w:ascii="Times New Roman" w:eastAsia="Aptos" w:hAnsi="Times New Roman" w:cs="Times New Roman"/>
            <w:sz w:val="20"/>
            <w:szCs w:val="20"/>
            <w:lang w:val="en-US"/>
          </w:rPr>
          <w:delText xml:space="preserve"> may</w:delText>
        </w:r>
      </w:del>
      <w:r w:rsidRPr="00CD2636">
        <w:rPr>
          <w:rFonts w:ascii="Times New Roman" w:eastAsia="Aptos" w:hAnsi="Times New Roman" w:cs="Times New Roman"/>
          <w:sz w:val="20"/>
          <w:szCs w:val="20"/>
          <w:lang w:val="en-US"/>
        </w:rPr>
        <w:t xml:space="preserve"> play</w:t>
      </w:r>
      <w:ins w:id="204" w:author="Prenafeta, Francesc" w:date="2025-02-11T15:10:00Z" w16du:dateUtc="2025-02-11T14:10:00Z">
        <w:r w:rsidR="00812B07">
          <w:rPr>
            <w:rFonts w:ascii="Times New Roman" w:eastAsia="Aptos" w:hAnsi="Times New Roman" w:cs="Times New Roman"/>
            <w:sz w:val="20"/>
            <w:szCs w:val="20"/>
            <w:lang w:val="en-US"/>
          </w:rPr>
          <w:t>s</w:t>
        </w:r>
      </w:ins>
      <w:r w:rsidRPr="00CD2636">
        <w:rPr>
          <w:rFonts w:ascii="Times New Roman" w:eastAsia="Aptos" w:hAnsi="Times New Roman" w:cs="Times New Roman"/>
          <w:sz w:val="20"/>
          <w:szCs w:val="20"/>
          <w:lang w:val="en-US"/>
        </w:rPr>
        <w:t xml:space="preserve"> a relevant role in conferring metal</w:t>
      </w:r>
      <w:r w:rsidR="00BC4BDA">
        <w:rPr>
          <w:rFonts w:ascii="Times New Roman" w:eastAsia="Aptos" w:hAnsi="Times New Roman" w:cs="Times New Roman"/>
          <w:sz w:val="20"/>
          <w:szCs w:val="20"/>
          <w:lang w:val="en-US"/>
        </w:rPr>
        <w:t>l</w:t>
      </w:r>
      <w:r w:rsidRPr="00CD2636">
        <w:rPr>
          <w:rFonts w:ascii="Times New Roman" w:eastAsia="Aptos" w:hAnsi="Times New Roman" w:cs="Times New Roman"/>
          <w:sz w:val="20"/>
          <w:szCs w:val="20"/>
          <w:lang w:val="en-US"/>
        </w:rPr>
        <w:t xml:space="preserve">otolerance, either by the direct biosorption of the toxic metals and/or of secondary stress metabolites such as reactive oxygen species (Medina-Armijo et al., 2024b). This later study concluded that the melanin of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was synthesized from 1,8-dihydroxynaphthalene as the primary building block (DHN-melanin), and that the mechanisms of melanin-metal biosorption involve a complex interplay of functional groups (OH, COOH, C=O) cross-linked into a rigid structure within the melanin amorphous scaffold. Furthermore, the extended aromatic chains of melanin act as chromophores and exhibit a high capacity for electromagnetic interactions due to the formation of π-bonds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{"citationItems":[{"id":"ITEM-1","itemData":{"DOI":"10.1021/la0469755","ISSN":"07437463","PMID":"15952843","abstract":"An electrochemical method for self-assembling melanin films on the Au(111) surface from melanin aggregates in alkaline media is reported. Electrochemical data combined with scanning tunneling microscopy (STM), atomic force microscopy, and Auger electron spectoscopy show that the amount and structure of the deposited melanin film depend on the potential (E) applied to the electrochemical interface and deposition time. Film formation takes place at a noticeable rate at E =-1.0 V (vs SCE). High-resolution STM images at the early stages of growth show small particles, 5-8 nm in size and 0.3-0.4 nm in height, forming ordered arrays that follow closely the Au(111) topography. The size of the melanin particles increases as the film thickness increases, reaching 150 nm for deposits grown for 16 h. The deposited films are electrochemically active, showing well-defined redox couples preceding the hydrogen evolution reaction. © 2005 American Chemical Society.","author":[{"dropping-particle":"","family":"Díaz","given":"Pilar","non-dropping-particle":"","parse-names":false,"suffix":""},{"dropping-particle":"","family":"Gimeno","given":"Yurima","non-dropping-particle":"","parse-names":false,"suffix":""},{"dropping-particle":"","family":"Carro","given":"Pilar","non-dropping-particle":"","parse-names":false,"suffix":""},{"dropping-particle":"","family":"González","given":"Sergio","non-dropping-particle":"","parse-names":false,"suffix":""},{"dropping-particle":"","family":"Schilardi","given":"Patricia L.","non-dropping-particle":"","parse-names":false,"suffix":""},{"dropping-particle":"","family":"Benítez","given":"Guillermo","non-dropping-particle":"","parse-names":false,"suffix":""},{"dropping-particle":"","family":"Salvarezza","given":"Roberto C.","non-dropping-particle":"","parse-names":false,"suffix":""},{"dropping-particle":"","family":"Creus","given":"Alberto Hernández","non-dropping-particle":"","parse-names":false,"suffix":""}],"container-title":"Langmuir","id":"ITEM-1","issue":"13","issued":{"date-parts":[["2005"]]},"page":"5924-5930","title":"Electrochemical self-assembly of melanin films on gold","type":"article-journal","volume":"21"},"uris":["http://www.mendeley.com/documents/?uuid=76bdcc43-9c16-4b00-985f-eb2c8d2562aa"]}],"mendeley":{"formattedCitation":"(Díaz et al., 2005)","plainTextFormattedCitation":"(Díaz et al., 2005)","previouslyFormattedCitation":"(Díaz et al., 2005)"},"properties":{"noteIndex":0},"schema":"https://github.com/citation-style-language/schema/raw/master/csl-citation.json"}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(Díaz et al., 2005)</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These attributes have garnered significant interest in black fungi like </w:t>
      </w:r>
      <w:r w:rsidRPr="00CD2636">
        <w:rPr>
          <w:rFonts w:ascii="Times New Roman" w:eastAsia="Aptos" w:hAnsi="Times New Roman" w:cs="Times New Roman"/>
          <w:i/>
          <w:iCs/>
          <w:sz w:val="20"/>
          <w:szCs w:val="20"/>
          <w:lang w:val="en-US"/>
        </w:rPr>
        <w:t>Exophiala</w:t>
      </w:r>
      <w:r w:rsidRPr="00CD2636">
        <w:rPr>
          <w:rFonts w:ascii="Times New Roman" w:eastAsia="Aptos" w:hAnsi="Times New Roman" w:cs="Times New Roman"/>
          <w:sz w:val="20"/>
          <w:szCs w:val="20"/>
          <w:lang w:val="en-US"/>
        </w:rPr>
        <w:t xml:space="preserve"> spp. due to their potential applications in bioremediation processes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{"citationItems":[{"id":"ITEM-1","itemData":{"DOI":"10.1007/s11274-020-02941-z","ISBN":"0123456789","abstract":"Melanins are natural biopolymers that are known to contribute to different biological processes and to protect organisms from adverse environmental conditions. During the past decade, melanins have attracted increasing attention for their use in organic semiconductors and bioelectronics, drug delivery, photoprotection and environmental bioremediation. Although considerable advances in these fields have been achieved, real-world applications of melanins are still scarce, probably due to the limited and expensive source of natural melanin. Nevertheless, recent biotechnological advances have allowed for relatively large-scale production of microbial melanins, which could replace current commercial melanin. In this review, we first describe different melanin sources and highlight the advantages and disadvantages of each production method. Our focus is on the microbial synthesis of melanins, including the methodology and mechanism of melanin formation. Applications of microbial melanins are also discussed, and an outlook on how to push the field forward is discussed.","author":[{"dropping-particle":"","family":"Tran-Ly","given":"Anh N","non-dropping-particle":"","parse-names":false,"suffix":""},{"dropping-particle":"","family":"Reyes","given":"Carolina","non-dropping-particle":"","parse-names":false,"suffix":""},{"dropping-particle":"","family":"Francis","given":"·","non-dropping-particle":"","parse-names":false,"suffix":""},{"dropping-particle":"","family":"Schwarze","given":"W M R","non-dropping-particle":"","parse-names":false,"suffix":""},{"dropping-particle":"","family":"Ribera","given":"· Javier","non-dropping-particle":"","parse-names":false,"suffix":""}],"container-title":"World Journal of Microbiology and Biotechnology","id":"ITEM-1","issue":"3","issued":{"date-parts":[["2020"]]},"page":"170","title":"Microbial production of melanin and its various applications","type":"article-journal","volume":"36"},"uris":["http://www.mendeley.com/documents/?uuid=12827533-58d7-359a-b188-48e1d9945dfe"]}],"mendeley":{"formattedCitation":"(Tran-Ly et al., 2020)","plainTextFormattedCitation":"(Tran-Ly et al., 2020)","previouslyFormattedCitation":"(Tran-Ly et al., 2020)"},"properties":{"noteIndex":0},"schema":"https://github.com/citation-style-language/schema/raw/master/csl-citation.json"}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(Tran-Ly et al., 2020)</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(Medina-Armijo et al., 2024a). Despite the well-established protective role of melanin in black fungi, the underlying mechanisms of their remarkable tolerance to high levels of heavy metal and metalloid contamination remain an intriguing area of scientific inquiry. The high intra and interspecific variability seen previously in the metalotolerance of a collection of </w:t>
      </w:r>
      <w:r w:rsidRPr="00CD2636">
        <w:rPr>
          <w:rFonts w:ascii="Times New Roman" w:eastAsia="Aptos" w:hAnsi="Times New Roman" w:cs="Times New Roman"/>
          <w:i/>
          <w:iCs/>
          <w:sz w:val="20"/>
          <w:szCs w:val="20"/>
          <w:lang w:val="en-US"/>
        </w:rPr>
        <w:t>Exophiala</w:t>
      </w:r>
      <w:r w:rsidRPr="00CD2636">
        <w:rPr>
          <w:rFonts w:ascii="Times New Roman" w:eastAsia="Aptos" w:hAnsi="Times New Roman" w:cs="Times New Roman"/>
          <w:sz w:val="20"/>
          <w:szCs w:val="20"/>
          <w:lang w:val="en-US"/>
        </w:rPr>
        <w:t xml:space="preserve"> spp., displaying similar apparent levels of melanization,  suggest that other mechanisms that contribute to the tolerance of toxic metals, may also be expressed (Medina-Armijo et al., 2024b) These additional mechanisms likely encompass the expression of novel proteins, and a coordinated metabolic response that can trigger host-regulating processes, transport mechanisms, DNA repair, and other stress-response pathways. </w:t>
      </w:r>
    </w:p>
    <w:p w14:paraId="34041CEF" w14:textId="77777777" w:rsidR="00FD1FD0" w:rsidRPr="00CD2636" w:rsidRDefault="00FD1FD0" w:rsidP="00FD1FD0">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In this study, we implemented a combined analysis approach to comprehensively investigate the biochemical profile of whole cells using synchrotron radiation-based Fourier-transform infrared spectroscopy (SR-FTIR) and gene expression changes in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upon exposure to high concentrations of As(V) and Cr(VI). To elucidate the specific role of melanin in metalotolerance mechanisms, this study also incorporated the inhibition of DHN-melanin biosynthesis by using tricyclazole alongside exposure to toxic metalloids. This approach allows for a biochemical analysis of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with suppressed melanin production.</w:t>
      </w:r>
    </w:p>
    <w:p w14:paraId="0BA5A435" w14:textId="77777777" w:rsidR="00184E37" w:rsidRDefault="00184E37" w:rsidP="00184E37">
      <w:pPr>
        <w:keepNext/>
        <w:keepLines/>
        <w:spacing w:before="40" w:after="0" w:line="259" w:lineRule="auto"/>
        <w:outlineLvl w:val="2"/>
        <w:rPr>
          <w:rFonts w:ascii="Times New Roman" w:hAnsi="Times New Roman" w:cs="Times New Roman"/>
          <w:lang w:val="en-US"/>
        </w:rPr>
      </w:pPr>
      <w:bookmarkStart w:id="205" w:name="_Toc165819627"/>
    </w:p>
    <w:p w14:paraId="00466CE5" w14:textId="7FE83E29" w:rsidR="00FD1FD0" w:rsidRPr="00184E37" w:rsidRDefault="00FD1FD0" w:rsidP="00184E37">
      <w:pPr>
        <w:pStyle w:val="Prrafodelista"/>
        <w:keepNext/>
        <w:keepLines/>
        <w:numPr>
          <w:ilvl w:val="0"/>
          <w:numId w:val="15"/>
        </w:numPr>
        <w:spacing w:before="40" w:after="0" w:line="259" w:lineRule="auto"/>
        <w:outlineLvl w:val="2"/>
        <w:rPr>
          <w:rFonts w:ascii="Times New Roman" w:eastAsia="Yu Gothic Light" w:hAnsi="Times New Roman" w:cs="Times New Roman"/>
          <w:b/>
          <w:color w:val="000000"/>
          <w:sz w:val="22"/>
          <w:szCs w:val="28"/>
        </w:rPr>
      </w:pPr>
      <w:r w:rsidRPr="00184E37">
        <w:rPr>
          <w:rFonts w:ascii="Times New Roman" w:eastAsia="Yu Gothic Light" w:hAnsi="Times New Roman" w:cs="Times New Roman"/>
          <w:b/>
          <w:color w:val="000000"/>
          <w:sz w:val="22"/>
          <w:szCs w:val="28"/>
        </w:rPr>
        <w:t>Material and methods</w:t>
      </w:r>
      <w:bookmarkEnd w:id="205"/>
    </w:p>
    <w:p w14:paraId="28CC2E16" w14:textId="77777777" w:rsidR="00FD1FD0" w:rsidRPr="00FD1FD0" w:rsidRDefault="00FD1FD0" w:rsidP="00FD1FD0">
      <w:pPr>
        <w:spacing w:line="259" w:lineRule="auto"/>
        <w:rPr>
          <w:rFonts w:ascii="Times New Roman" w:eastAsia="Aptos" w:hAnsi="Times New Roman" w:cs="Times New Roman"/>
          <w:sz w:val="22"/>
          <w:szCs w:val="22"/>
        </w:rPr>
      </w:pPr>
    </w:p>
    <w:p w14:paraId="3C10D1DE" w14:textId="77777777" w:rsidR="00FD1FD0" w:rsidRPr="00FD1FD0" w:rsidRDefault="00FD1FD0" w:rsidP="00FD1FD0">
      <w:pPr>
        <w:keepNext/>
        <w:keepLines/>
        <w:numPr>
          <w:ilvl w:val="1"/>
          <w:numId w:val="2"/>
        </w:numPr>
        <w:spacing w:before="80" w:after="40" w:line="259" w:lineRule="auto"/>
        <w:outlineLvl w:val="3"/>
        <w:rPr>
          <w:rFonts w:ascii="Times New Roman" w:eastAsia="Cambria" w:hAnsi="Times New Roman" w:cs="Times New Roman"/>
          <w:i/>
          <w:iCs/>
          <w:sz w:val="20"/>
          <w:szCs w:val="22"/>
          <w:lang w:val="en-US"/>
        </w:rPr>
      </w:pPr>
      <w:r w:rsidRPr="00FD1FD0">
        <w:rPr>
          <w:rFonts w:ascii="Times New Roman" w:eastAsia="Cambria" w:hAnsi="Times New Roman" w:cs="Times New Roman"/>
          <w:i/>
          <w:iCs/>
          <w:sz w:val="20"/>
          <w:szCs w:val="22"/>
          <w:lang w:val="en-US"/>
        </w:rPr>
        <w:t>Fungi strain and cultivation conditions</w:t>
      </w:r>
    </w:p>
    <w:p w14:paraId="6C500BA3" w14:textId="6EC38D5D" w:rsidR="00FD1FD0" w:rsidRPr="00FD1FD0" w:rsidRDefault="00FD1FD0" w:rsidP="00FD1FD0">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 xml:space="preserve">The fungus </w:t>
      </w:r>
      <w:r w:rsidRPr="00FD1FD0">
        <w:rPr>
          <w:rFonts w:ascii="Times New Roman" w:eastAsia="Aptos" w:hAnsi="Times New Roman" w:cs="Times New Roman"/>
          <w:i/>
          <w:iCs/>
          <w:sz w:val="20"/>
          <w:szCs w:val="20"/>
          <w:lang w:val="en-US"/>
        </w:rPr>
        <w:t>Exophiala mesophila</w:t>
      </w:r>
      <w:r w:rsidRPr="00FD1FD0">
        <w:rPr>
          <w:rFonts w:ascii="Times New Roman" w:eastAsia="Aptos" w:hAnsi="Times New Roman" w:cs="Times New Roman"/>
          <w:sz w:val="20"/>
          <w:szCs w:val="20"/>
          <w:lang w:val="en-US"/>
        </w:rPr>
        <w:t xml:space="preserve"> strain IRTA M2-F10 isolated previously </w:t>
      </w:r>
      <w:r w:rsidRPr="00FD1FD0">
        <w:rPr>
          <w:rFonts w:ascii="Times New Roman" w:eastAsia="Aptos" w:hAnsi="Times New Roman" w:cs="Times New Roman"/>
          <w:sz w:val="20"/>
          <w:szCs w:val="20"/>
          <w:lang w:val="en-US"/>
        </w:rPr>
        <w:fldChar w:fldCharType="begin" w:fldLock="1"/>
      </w:r>
      <w:r w:rsidRPr="00FD1FD0">
        <w:rPr>
          <w:rFonts w:ascii="Times New Roman" w:eastAsia="Aptos" w:hAnsi="Times New Roman" w:cs="Times New Roman"/>
          <w:sz w:val="20"/>
          <w:szCs w:val="20"/>
          <w:lang w:val="en-US"/>
        </w:rPr>
        <w:instrText>ADDIN CSL_CITATION {"citationItems":[{"id":"ITEM-1","itemData":{"DOI":"10.3390/JOF10010047","ISSN":"2309-608X","abstract":"A collection of 34 melanized fungi isolated previously from anthropogenic contaminated sites were assessed for their tolerance to toxic concentrations of As(V) and Cr(VI) anions. Three strains of the species Cyphellophora olivacea, Rhinocladiella similis, and Exophiala mesophila (Chaetothyriales) were identified as hyper-metallotolerant, with estimated IC50 values that ranged from 11.2 to 16.9 g L−1 for As(V) and from 2.0 to 3.4 g L−1 for Cr(VI). E. mesophila and R. similis were selected for subsequent assays on their biosorption capacity and kinetics under different pH values (4.0 and 6.5) and types of biomass (active and dead cells and melanin extracts). The fungal biosorption of As(V) was relatively ineffective, but significant removal of Cr(VI) was observed from liquid cultures. The Langmuir model with second-order kinetics showed maximum sorption capacities of 39.81 mg Cr6+ g−1 for R. similis and 95.26 mg Cr6+ g−1 for E. mesophila on a dry matter basis, respectively, while the kinetic constant for these two fungi was 1.32 × 10−6 and 1.39 × 10−7 g (mg Cr6+ min)−1. Similar experiments with melanin extracts of E. mesophila showed maximum sorption capacities of 544.84 mg Cr6+ g−1 and a kinetic constant of 1.67 × 10−6 g (mg Cr6+ min)−1. These results were compared to bibliographic data, suggesting that metallotolerance in black fungi might be the result of an outer cell-wall barrier to reduce the diffusion of toxic metals into the cytoplasm, as well as the inner cell wall biosorption of leaked metals by melanin.","author":[{"dropping-particle":"","family":"Medina-Armijo","given":"Cristy","non-dropping-particle":"","parse-names":false,"suffix":""},{"dropping-particle":"","family":"Isola","given":"Daniela","non-dropping-particle":"","parse-names":false,"suffix":""},{"dropping-particle":"","family":"Illa","given":"Josep","non-dropping-particle":"","parse-names":false,"suffix":""},{"dropping-particle":"","family":"Puerta","given":"Anna","non-dropping-particle":"","parse-names":false,"suffix":""},{"dropping-particle":"","family":"Viñas","given":"Marc","non-dropping-particle":"","parse-names":false,"suffix":""},{"dropping-particle":"","family":"Prenafeta-Boldú","given":"Francesc X.","non-dropping-particle":"","parse-names":false,"suffix":""}],"container-title":"Journal of Fungi 2024, Vol. 10, Page 47","id":"ITEM-1","issue":"1","issued":{"date-parts":[["2024","1","5"]]},"page":"47","publisher":"Multidisciplinary Digital Publishing Institute","title":"The Metallotolerance and Biosorption of As(V) and Cr(VI) by Black Fungi","type":"article-journal","volume":"10"},"uris":["http://www.mendeley.com/documents/?uuid=4bf67fe6-cd59-39fd-82fb-4f0737fbd777"]}],"mendeley":{"formattedCitation":"(Medina-Armijo et al., 2024)","plainTextFormattedCitation":"(Medina-Armijo et al., 2024)","previouslyFormattedCitation":"(Medina-Armijo et al., 2024)"},"properties":{"noteIndex":0},"schema":"https://github.com/citation-style-language/schema/raw/master/csl-citation.json"}</w:instrText>
      </w:r>
      <w:r w:rsidRPr="00FD1FD0">
        <w:rPr>
          <w:rFonts w:ascii="Times New Roman" w:eastAsia="Aptos" w:hAnsi="Times New Roman" w:cs="Times New Roman"/>
          <w:sz w:val="20"/>
          <w:szCs w:val="20"/>
          <w:lang w:val="en-US"/>
        </w:rPr>
        <w:fldChar w:fldCharType="separate"/>
      </w:r>
      <w:r w:rsidRPr="00FD1FD0">
        <w:rPr>
          <w:rFonts w:ascii="Times New Roman" w:eastAsia="Aptos" w:hAnsi="Times New Roman" w:cs="Times New Roman"/>
          <w:noProof/>
          <w:sz w:val="20"/>
          <w:szCs w:val="20"/>
          <w:lang w:val="en-US"/>
        </w:rPr>
        <w:t>(Medina-Armijo et al., 2024)</w:t>
      </w:r>
      <w:r w:rsidRPr="00FD1FD0">
        <w:rPr>
          <w:rFonts w:ascii="Times New Roman" w:eastAsia="Aptos" w:hAnsi="Times New Roman" w:cs="Times New Roman"/>
          <w:sz w:val="20"/>
          <w:szCs w:val="20"/>
          <w:lang w:val="en-US"/>
        </w:rPr>
        <w:fldChar w:fldCharType="end"/>
      </w:r>
      <w:r w:rsidRPr="00FD1FD0">
        <w:rPr>
          <w:rFonts w:ascii="Times New Roman" w:eastAsia="Aptos" w:hAnsi="Times New Roman" w:cs="Times New Roman"/>
          <w:sz w:val="20"/>
          <w:szCs w:val="20"/>
          <w:lang w:val="en-US"/>
        </w:rPr>
        <w:t xml:space="preserve">, was used for the metal exposure experiments and the </w:t>
      </w:r>
      <w:r w:rsidR="00BC4BDA" w:rsidRPr="00FD1FD0">
        <w:rPr>
          <w:rFonts w:ascii="Times New Roman" w:eastAsia="Aptos" w:hAnsi="Times New Roman" w:cs="Times New Roman"/>
          <w:sz w:val="20"/>
          <w:szCs w:val="20"/>
          <w:lang w:val="en-US"/>
        </w:rPr>
        <w:t>inhibition</w:t>
      </w:r>
      <w:r w:rsidRPr="00FD1FD0">
        <w:rPr>
          <w:rFonts w:ascii="Times New Roman" w:eastAsia="Aptos" w:hAnsi="Times New Roman" w:cs="Times New Roman"/>
          <w:sz w:val="20"/>
          <w:szCs w:val="20"/>
          <w:lang w:val="en-US"/>
        </w:rPr>
        <w:t xml:space="preserve"> DHN-melanin using tricyclazole. Agar plugs of fungal colonies growing on PDA agar (Condalab, Spain) at 25°C were used as </w:t>
      </w:r>
      <w:r w:rsidR="00BC4BDA" w:rsidRPr="00FD1FD0">
        <w:rPr>
          <w:rFonts w:ascii="Times New Roman" w:eastAsia="Aptos" w:hAnsi="Times New Roman" w:cs="Times New Roman"/>
          <w:sz w:val="20"/>
          <w:szCs w:val="20"/>
          <w:lang w:val="en-US"/>
        </w:rPr>
        <w:t>inoculant</w:t>
      </w:r>
      <w:r w:rsidRPr="00FD1FD0">
        <w:rPr>
          <w:rFonts w:ascii="Times New Roman" w:eastAsia="Aptos" w:hAnsi="Times New Roman" w:cs="Times New Roman"/>
          <w:sz w:val="20"/>
          <w:szCs w:val="20"/>
          <w:lang w:val="en-US"/>
        </w:rPr>
        <w:t xml:space="preserve"> for the production of fungal biomass in 100 mL of sterilized liquid medium: yeast extract (4 g L</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was supplied as the carbon and energy source, and macronutrients were added as 4.5 g KH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PO</w:t>
      </w:r>
      <w:r w:rsidRPr="00FD1FD0">
        <w:rPr>
          <w:rFonts w:ascii="Times New Roman" w:eastAsia="Aptos" w:hAnsi="Times New Roman" w:cs="Times New Roman"/>
          <w:sz w:val="20"/>
          <w:szCs w:val="20"/>
          <w:vertAlign w:val="subscript"/>
          <w:lang w:val="en-US"/>
        </w:rPr>
        <w:t>4</w:t>
      </w:r>
      <w:r w:rsidRPr="00FD1FD0">
        <w:rPr>
          <w:rFonts w:ascii="Times New Roman" w:eastAsia="Aptos" w:hAnsi="Times New Roman" w:cs="Times New Roman"/>
          <w:sz w:val="20"/>
          <w:szCs w:val="20"/>
          <w:lang w:val="en-US"/>
        </w:rPr>
        <w:t>, 0.5 g K</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HPO</w:t>
      </w:r>
      <w:r w:rsidRPr="00FD1FD0">
        <w:rPr>
          <w:rFonts w:ascii="Times New Roman" w:eastAsia="Aptos" w:hAnsi="Times New Roman" w:cs="Times New Roman"/>
          <w:sz w:val="20"/>
          <w:szCs w:val="20"/>
          <w:vertAlign w:val="subscript"/>
          <w:lang w:val="en-US"/>
        </w:rPr>
        <w:t>4</w:t>
      </w:r>
      <w:r w:rsidRPr="00FD1FD0">
        <w:rPr>
          <w:rFonts w:ascii="Times New Roman" w:eastAsia="Aptos" w:hAnsi="Times New Roman" w:cs="Times New Roman"/>
          <w:sz w:val="20"/>
          <w:szCs w:val="20"/>
          <w:lang w:val="en-US"/>
        </w:rPr>
        <w:t>, 2.0 g NH</w:t>
      </w:r>
      <w:r w:rsidRPr="00FD1FD0">
        <w:rPr>
          <w:rFonts w:ascii="Times New Roman" w:eastAsia="Aptos" w:hAnsi="Times New Roman" w:cs="Times New Roman"/>
          <w:sz w:val="20"/>
          <w:szCs w:val="20"/>
          <w:vertAlign w:val="subscript"/>
          <w:lang w:val="en-US"/>
        </w:rPr>
        <w:t>4</w:t>
      </w:r>
      <w:r w:rsidRPr="00FD1FD0">
        <w:rPr>
          <w:rFonts w:ascii="Times New Roman" w:eastAsia="Aptos" w:hAnsi="Times New Roman" w:cs="Times New Roman"/>
          <w:sz w:val="20"/>
          <w:szCs w:val="20"/>
          <w:lang w:val="en-US"/>
        </w:rPr>
        <w:t>Cl, and 0.1 mg MgSO</w:t>
      </w:r>
      <w:r w:rsidRPr="00FD1FD0">
        <w:rPr>
          <w:rFonts w:ascii="Times New Roman" w:eastAsia="Aptos" w:hAnsi="Times New Roman" w:cs="Times New Roman"/>
          <w:sz w:val="20"/>
          <w:szCs w:val="20"/>
          <w:vertAlign w:val="subscript"/>
          <w:lang w:val="en-US"/>
        </w:rPr>
        <w:t>4</w:t>
      </w:r>
      <w:r w:rsidRPr="00FD1FD0">
        <w:rPr>
          <w:rFonts w:ascii="Times New Roman" w:eastAsia="Aptos" w:hAnsi="Times New Roman" w:cs="Times New Roman"/>
          <w:sz w:val="20"/>
          <w:szCs w:val="20"/>
          <w:lang w:val="en-US"/>
        </w:rPr>
        <w:t xml:space="preserve"> · 7H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 xml:space="preserve">O, per </w:t>
      </w:r>
      <w:r w:rsidR="00BC4BDA" w:rsidRPr="00FD1FD0">
        <w:rPr>
          <w:rFonts w:ascii="Times New Roman" w:eastAsia="Aptos" w:hAnsi="Times New Roman" w:cs="Times New Roman"/>
          <w:sz w:val="20"/>
          <w:szCs w:val="20"/>
          <w:lang w:val="en-US"/>
        </w:rPr>
        <w:t>liter</w:t>
      </w:r>
      <w:r w:rsidRPr="00FD1FD0">
        <w:rPr>
          <w:rFonts w:ascii="Times New Roman" w:eastAsia="Aptos" w:hAnsi="Times New Roman" w:cs="Times New Roman"/>
          <w:sz w:val="20"/>
          <w:szCs w:val="20"/>
          <w:lang w:val="en-US"/>
        </w:rPr>
        <w:t>. Mineral micronutrients were added as 2 mL of a stock solution that contained 120 mg FeCl</w:t>
      </w:r>
      <w:r w:rsidRPr="00FD1FD0">
        <w:rPr>
          <w:rFonts w:ascii="Times New Roman" w:eastAsia="Aptos" w:hAnsi="Times New Roman" w:cs="Times New Roman"/>
          <w:sz w:val="20"/>
          <w:szCs w:val="20"/>
          <w:vertAlign w:val="subscript"/>
          <w:lang w:val="en-US"/>
        </w:rPr>
        <w:t>3</w:t>
      </w:r>
      <w:r w:rsidRPr="00FD1FD0">
        <w:rPr>
          <w:rFonts w:ascii="Times New Roman" w:eastAsia="Aptos" w:hAnsi="Times New Roman" w:cs="Times New Roman"/>
          <w:sz w:val="20"/>
          <w:szCs w:val="20"/>
          <w:lang w:val="en-US"/>
        </w:rPr>
        <w:t>, 50 mg H</w:t>
      </w:r>
      <w:r w:rsidRPr="00FD1FD0">
        <w:rPr>
          <w:rFonts w:ascii="Times New Roman" w:eastAsia="Aptos" w:hAnsi="Times New Roman" w:cs="Times New Roman"/>
          <w:sz w:val="20"/>
          <w:szCs w:val="20"/>
          <w:vertAlign w:val="subscript"/>
          <w:lang w:val="en-US"/>
        </w:rPr>
        <w:t>3</w:t>
      </w:r>
      <w:r w:rsidRPr="00FD1FD0">
        <w:rPr>
          <w:rFonts w:ascii="Times New Roman" w:eastAsia="Aptos" w:hAnsi="Times New Roman" w:cs="Times New Roman"/>
          <w:sz w:val="20"/>
          <w:szCs w:val="20"/>
          <w:lang w:val="en-US"/>
        </w:rPr>
        <w:t>BO</w:t>
      </w:r>
      <w:r w:rsidRPr="00FD1FD0">
        <w:rPr>
          <w:rFonts w:ascii="Times New Roman" w:eastAsia="Aptos" w:hAnsi="Times New Roman" w:cs="Times New Roman"/>
          <w:sz w:val="20"/>
          <w:szCs w:val="20"/>
          <w:vertAlign w:val="subscript"/>
          <w:lang w:val="en-US"/>
        </w:rPr>
        <w:t>3</w:t>
      </w:r>
      <w:r w:rsidRPr="00FD1FD0">
        <w:rPr>
          <w:rFonts w:ascii="Times New Roman" w:eastAsia="Aptos" w:hAnsi="Times New Roman" w:cs="Times New Roman"/>
          <w:sz w:val="20"/>
          <w:szCs w:val="20"/>
          <w:lang w:val="en-US"/>
        </w:rPr>
        <w:t>, 10 mg CuSO</w:t>
      </w:r>
      <w:r w:rsidRPr="00FD1FD0">
        <w:rPr>
          <w:rFonts w:ascii="Times New Roman" w:eastAsia="Aptos" w:hAnsi="Times New Roman" w:cs="Times New Roman"/>
          <w:sz w:val="20"/>
          <w:szCs w:val="20"/>
          <w:vertAlign w:val="subscript"/>
          <w:lang w:val="en-US"/>
        </w:rPr>
        <w:t>4</w:t>
      </w:r>
      <w:r w:rsidRPr="00FD1FD0">
        <w:rPr>
          <w:rFonts w:ascii="Times New Roman" w:eastAsia="Aptos" w:hAnsi="Times New Roman" w:cs="Times New Roman"/>
          <w:sz w:val="20"/>
          <w:szCs w:val="20"/>
          <w:lang w:val="en-US"/>
        </w:rPr>
        <w:t>·5H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O, 10 mg KI, 45 mg MnSO</w:t>
      </w:r>
      <w:r w:rsidRPr="00FD1FD0">
        <w:rPr>
          <w:rFonts w:ascii="Times New Roman" w:eastAsia="Aptos" w:hAnsi="Times New Roman" w:cs="Times New Roman"/>
          <w:sz w:val="20"/>
          <w:szCs w:val="20"/>
          <w:vertAlign w:val="subscript"/>
          <w:lang w:val="en-US"/>
        </w:rPr>
        <w:t>4</w:t>
      </w:r>
      <w:r w:rsidRPr="00FD1FD0">
        <w:rPr>
          <w:rFonts w:ascii="Times New Roman" w:eastAsia="Aptos" w:hAnsi="Times New Roman" w:cs="Times New Roman"/>
          <w:sz w:val="20"/>
          <w:szCs w:val="20"/>
          <w:lang w:val="en-US"/>
        </w:rPr>
        <w:t xml:space="preserve"> · 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O, 20 mg Na</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MoO</w:t>
      </w:r>
      <w:r w:rsidRPr="00FD1FD0">
        <w:rPr>
          <w:rFonts w:ascii="Times New Roman" w:eastAsia="Aptos" w:hAnsi="Times New Roman" w:cs="Times New Roman"/>
          <w:sz w:val="20"/>
          <w:szCs w:val="20"/>
          <w:vertAlign w:val="subscript"/>
          <w:lang w:val="en-US"/>
        </w:rPr>
        <w:t>4</w:t>
      </w:r>
      <w:r w:rsidRPr="00FD1FD0">
        <w:rPr>
          <w:rFonts w:ascii="Times New Roman" w:eastAsia="Aptos" w:hAnsi="Times New Roman" w:cs="Times New Roman"/>
          <w:sz w:val="20"/>
          <w:szCs w:val="20"/>
          <w:lang w:val="en-US"/>
        </w:rPr>
        <w:t xml:space="preserve"> · 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O, 75 mg ZnSO</w:t>
      </w:r>
      <w:r w:rsidRPr="00FD1FD0">
        <w:rPr>
          <w:rFonts w:ascii="Times New Roman" w:eastAsia="Aptos" w:hAnsi="Times New Roman" w:cs="Times New Roman"/>
          <w:sz w:val="20"/>
          <w:szCs w:val="20"/>
          <w:vertAlign w:val="subscript"/>
          <w:lang w:val="en-US"/>
        </w:rPr>
        <w:t>4</w:t>
      </w:r>
      <w:r w:rsidRPr="00FD1FD0">
        <w:rPr>
          <w:rFonts w:ascii="Times New Roman" w:eastAsia="Aptos" w:hAnsi="Times New Roman" w:cs="Times New Roman"/>
          <w:sz w:val="20"/>
          <w:szCs w:val="20"/>
          <w:lang w:val="en-US"/>
        </w:rPr>
        <w:t xml:space="preserve"> · 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O, 50 mg CoCl</w:t>
      </w:r>
      <w:r w:rsidRPr="00FD1FD0">
        <w:rPr>
          <w:rFonts w:ascii="Times New Roman" w:eastAsia="Aptos" w:hAnsi="Times New Roman" w:cs="Times New Roman"/>
          <w:sz w:val="20"/>
          <w:szCs w:val="20"/>
          <w:vertAlign w:val="subscript"/>
          <w:lang w:val="en-US"/>
        </w:rPr>
        <w:t xml:space="preserve">2 </w:t>
      </w:r>
      <w:r w:rsidRPr="00FD1FD0">
        <w:rPr>
          <w:rFonts w:ascii="Times New Roman" w:eastAsia="Aptos" w:hAnsi="Times New Roman" w:cs="Times New Roman"/>
          <w:sz w:val="20"/>
          <w:szCs w:val="20"/>
          <w:lang w:val="en-US"/>
        </w:rPr>
        <w:t>· 6H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O, 20 mg AlK(SO</w:t>
      </w:r>
      <w:r w:rsidRPr="00FD1FD0">
        <w:rPr>
          <w:rFonts w:ascii="Times New Roman" w:eastAsia="Aptos" w:hAnsi="Times New Roman" w:cs="Times New Roman"/>
          <w:sz w:val="20"/>
          <w:szCs w:val="20"/>
          <w:vertAlign w:val="subscript"/>
          <w:lang w:val="en-US"/>
        </w:rPr>
        <w:t>4</w:t>
      </w:r>
      <w:r w:rsidRPr="00FD1FD0">
        <w:rPr>
          <w:rFonts w:ascii="Times New Roman" w:eastAsia="Aptos" w:hAnsi="Times New Roman" w:cs="Times New Roman"/>
          <w:sz w:val="20"/>
          <w:szCs w:val="20"/>
          <w:lang w:val="en-US"/>
        </w:rPr>
        <w:t>)</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 xml:space="preserve"> · 12H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O, 13.25 g CaCl</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 xml:space="preserve"> · 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 xml:space="preserve">O, and 10 g NaCl, per </w:t>
      </w:r>
      <w:r w:rsidR="00BC4BDA" w:rsidRPr="00FD1FD0">
        <w:rPr>
          <w:rFonts w:ascii="Times New Roman" w:eastAsia="Aptos" w:hAnsi="Times New Roman" w:cs="Times New Roman"/>
          <w:sz w:val="20"/>
          <w:szCs w:val="20"/>
          <w:lang w:val="en-US"/>
        </w:rPr>
        <w:t>liter</w:t>
      </w:r>
      <w:r w:rsidRPr="00FD1FD0">
        <w:rPr>
          <w:rFonts w:ascii="Times New Roman" w:eastAsia="Aptos" w:hAnsi="Times New Roman" w:cs="Times New Roman"/>
          <w:sz w:val="20"/>
          <w:szCs w:val="20"/>
          <w:lang w:val="en-US"/>
        </w:rPr>
        <w:t>. Incubations were performed in the dark at 25 °C under shaking at 120 rpm for two weeks. Fungal biomass was then harvested from 1.5 mL of the cultures in exponential phase (10</w:t>
      </w:r>
      <w:r w:rsidRPr="00FD1FD0">
        <w:rPr>
          <w:rFonts w:ascii="Times New Roman" w:eastAsia="Aptos" w:hAnsi="Times New Roman" w:cs="Times New Roman"/>
          <w:sz w:val="20"/>
          <w:szCs w:val="20"/>
          <w:vertAlign w:val="superscript"/>
          <w:lang w:val="en-US"/>
        </w:rPr>
        <w:t>6</w:t>
      </w:r>
      <w:r w:rsidRPr="00FD1FD0">
        <w:rPr>
          <w:rFonts w:ascii="Times New Roman" w:eastAsia="Aptos" w:hAnsi="Times New Roman" w:cs="Times New Roman"/>
          <w:sz w:val="20"/>
          <w:szCs w:val="20"/>
          <w:lang w:val="en-US"/>
        </w:rPr>
        <w:t xml:space="preserve"> CFU mL</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w:t>
      </w:r>
      <w:r w:rsidRPr="00FD1FD0">
        <w:rPr>
          <w:rFonts w:ascii="Times New Roman" w:eastAsia="Aptos" w:hAnsi="Times New Roman" w:cs="Times New Roman"/>
          <w:sz w:val="20"/>
          <w:szCs w:val="20"/>
          <w:vertAlign w:val="superscript"/>
          <w:lang w:val="en-US"/>
        </w:rPr>
        <w:t xml:space="preserve"> </w:t>
      </w:r>
      <w:r w:rsidRPr="00FD1FD0">
        <w:rPr>
          <w:rFonts w:ascii="Times New Roman" w:eastAsia="Aptos" w:hAnsi="Times New Roman" w:cs="Times New Roman"/>
          <w:sz w:val="20"/>
          <w:szCs w:val="20"/>
          <w:lang w:val="en-US"/>
        </w:rPr>
        <w:t>by centrifugation at 9391 g for 5 min. The pellet was washed with ultrapure sterilized water and used for the metal/melanin inhibitor exposure assays.</w:t>
      </w:r>
    </w:p>
    <w:p w14:paraId="55DB4BD3" w14:textId="77777777" w:rsidR="00FD1FD0" w:rsidRPr="00FD1FD0" w:rsidRDefault="00FD1FD0" w:rsidP="00FD1FD0">
      <w:pPr>
        <w:spacing w:line="259" w:lineRule="auto"/>
        <w:jc w:val="both"/>
        <w:rPr>
          <w:rFonts w:ascii="Times New Roman" w:eastAsia="Aptos" w:hAnsi="Times New Roman" w:cs="Times New Roman"/>
          <w:sz w:val="20"/>
          <w:szCs w:val="20"/>
          <w:lang w:val="en-US"/>
        </w:rPr>
      </w:pPr>
    </w:p>
    <w:p w14:paraId="58F8AECC" w14:textId="77777777" w:rsidR="00FD1FD0" w:rsidRPr="00FD1FD0" w:rsidRDefault="00FD1FD0" w:rsidP="00FD1FD0">
      <w:pPr>
        <w:keepNext/>
        <w:keepLines/>
        <w:numPr>
          <w:ilvl w:val="1"/>
          <w:numId w:val="2"/>
        </w:numPr>
        <w:spacing w:before="80" w:after="40" w:line="259" w:lineRule="auto"/>
        <w:outlineLvl w:val="3"/>
        <w:rPr>
          <w:rFonts w:ascii="Times New Roman" w:eastAsia="Cambria" w:hAnsi="Times New Roman" w:cs="Times New Roman"/>
          <w:i/>
          <w:iCs/>
          <w:sz w:val="20"/>
          <w:szCs w:val="22"/>
          <w:lang w:val="en-US"/>
        </w:rPr>
      </w:pPr>
      <w:r w:rsidRPr="00FD1FD0">
        <w:rPr>
          <w:rFonts w:ascii="Times New Roman" w:eastAsia="Cambria" w:hAnsi="Times New Roman" w:cs="Times New Roman"/>
          <w:i/>
          <w:iCs/>
          <w:sz w:val="20"/>
          <w:szCs w:val="22"/>
          <w:lang w:val="en-US"/>
        </w:rPr>
        <w:t>In-vitro metal exposure assays of fungal cells</w:t>
      </w:r>
    </w:p>
    <w:p w14:paraId="64F52011" w14:textId="545B7F52" w:rsidR="00FD1FD0" w:rsidRPr="00CD2636" w:rsidRDefault="00FD1FD0" w:rsidP="00FD1FD0">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Fungal cell suspensions of E. mesophila were incubated with 5 g L</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of As(V) and 1 g L</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of Cr(VI), supplied as HAsNa</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O</w:t>
      </w:r>
      <w:r w:rsidRPr="00CD2636">
        <w:rPr>
          <w:rFonts w:ascii="Times New Roman" w:eastAsia="Aptos" w:hAnsi="Times New Roman" w:cs="Times New Roman"/>
          <w:sz w:val="20"/>
          <w:szCs w:val="20"/>
          <w:vertAlign w:val="subscript"/>
          <w:lang w:val="en-US"/>
        </w:rPr>
        <w:t>4</w:t>
      </w:r>
      <w:r w:rsidRPr="00CD2636">
        <w:rPr>
          <w:rFonts w:ascii="Times New Roman" w:eastAsia="Aptos" w:hAnsi="Times New Roman" w:cs="Times New Roman"/>
          <w:sz w:val="20"/>
          <w:szCs w:val="20"/>
          <w:lang w:val="en-US"/>
        </w:rPr>
        <w:t xml:space="preserve"> + 7H</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O (Thermo Fisher Scientific, Kandel, Germany) and K</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Cr</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 xml:space="preserve">O (Scharlab ExpertQ®, Spain), respectively. These concentrations correspond to the As(V) and Cr(VI) IC50 values determined previously for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(Medina-Armijo et al., 2024b), and so they are expected to cause significant alterations of the normal fungal metabolism. Fungal incubation were </w:t>
      </w:r>
      <w:r w:rsidR="00BC4BDA" w:rsidRPr="00CD2636">
        <w:rPr>
          <w:rFonts w:ascii="Times New Roman" w:eastAsia="Aptos" w:hAnsi="Times New Roman" w:cs="Times New Roman"/>
          <w:sz w:val="20"/>
          <w:szCs w:val="20"/>
          <w:lang w:val="en-US"/>
        </w:rPr>
        <w:t>performed</w:t>
      </w:r>
      <w:r w:rsidRPr="00CD2636">
        <w:rPr>
          <w:rFonts w:ascii="Times New Roman" w:eastAsia="Aptos" w:hAnsi="Times New Roman" w:cs="Times New Roman"/>
          <w:sz w:val="20"/>
          <w:szCs w:val="20"/>
          <w:lang w:val="en-US"/>
        </w:rPr>
        <w:t xml:space="preserve"> in serum flasks filled (10 mL final volume) with a buffered (35 mM K</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HPO</w:t>
      </w:r>
      <w:r w:rsidRPr="00CD2636">
        <w:rPr>
          <w:rFonts w:ascii="Times New Roman" w:eastAsia="Aptos" w:hAnsi="Times New Roman" w:cs="Times New Roman"/>
          <w:sz w:val="20"/>
          <w:szCs w:val="20"/>
          <w:vertAlign w:val="subscript"/>
          <w:lang w:val="en-US"/>
        </w:rPr>
        <w:t>4</w:t>
      </w:r>
      <w:r w:rsidRPr="00CD2636">
        <w:rPr>
          <w:rFonts w:ascii="Times New Roman" w:eastAsia="Aptos" w:hAnsi="Times New Roman" w:cs="Times New Roman"/>
          <w:sz w:val="20"/>
          <w:szCs w:val="20"/>
          <w:lang w:val="en-US"/>
        </w:rPr>
        <w:t>/NaH</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PO</w:t>
      </w:r>
      <w:r w:rsidRPr="00CD2636">
        <w:rPr>
          <w:rFonts w:ascii="Times New Roman" w:eastAsia="Aptos" w:hAnsi="Times New Roman" w:cs="Times New Roman"/>
          <w:sz w:val="20"/>
          <w:szCs w:val="20"/>
          <w:vertAlign w:val="subscript"/>
          <w:lang w:val="en-US"/>
        </w:rPr>
        <w:t xml:space="preserve">4 </w:t>
      </w:r>
      <w:r w:rsidRPr="00CD2636">
        <w:rPr>
          <w:rFonts w:ascii="Times New Roman" w:eastAsia="Aptos" w:hAnsi="Times New Roman" w:cs="Times New Roman"/>
          <w:sz w:val="20"/>
          <w:szCs w:val="20"/>
          <w:lang w:val="en-US"/>
        </w:rPr>
        <w:t>+ 2H</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 xml:space="preserve">O, pH 7) mineral medium amended with glucose (0.3 %) and yeast extract (0.01 %), similar to what has previously been described (Medina-Armijo et al., 2024). A second set of fungal incubation batches also contained tricyclazole (chemical name, provider), in addition to equivalent </w:t>
      </w:r>
      <w:r w:rsidR="00BC4BDA" w:rsidRPr="00CD2636">
        <w:rPr>
          <w:rFonts w:ascii="Times New Roman" w:eastAsia="Aptos" w:hAnsi="Times New Roman" w:cs="Times New Roman"/>
          <w:sz w:val="20"/>
          <w:szCs w:val="20"/>
          <w:lang w:val="en-US"/>
        </w:rPr>
        <w:t>concentrations</w:t>
      </w:r>
      <w:r w:rsidRPr="00CD2636">
        <w:rPr>
          <w:rFonts w:ascii="Times New Roman" w:eastAsia="Aptos" w:hAnsi="Times New Roman" w:cs="Times New Roman"/>
          <w:sz w:val="20"/>
          <w:szCs w:val="20"/>
          <w:lang w:val="en-US"/>
        </w:rPr>
        <w:t xml:space="preserve"> of As(V) and Cr(VI). Tricyclazole was supplied as an ethanol solution (50 µg L</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final concentration) to liquid fungal cells suspensions, as previously described (Medina-armijo, n.d.). In summary, four fungal incubation conditions were prepared and each of them was carried out in triplicate: unexposed melanized control cells (C1), hyaline (tricyclazole-inhibited) control cells (C2), melanized cells exposed to As(V) (T1) and Cr(VI) (T2), and hyaline (tricyclazole-inhibited) cells exposed to As(V) (T3) and  Cr(VI) (T4). After 6 days of incubation at 25°C at 120 rpm, the cell suspensions were immediately fixed for interrupting fungal growth (details on the fixation medium). For the SR-FTIRM profiling of the fungal cells, the fixed medium was removed by centrifugation at 9391 g for 5 min at 4°C, rinsing the pellets with water and by resuspend them with 1% formalin (Sigma Aldrich, Saint Louis, USA). The final cell suspensions were kept at 4°C until use. All used chemical and reagents were of analytical grade.</w:t>
      </w:r>
    </w:p>
    <w:p w14:paraId="089C3E26" w14:textId="77777777" w:rsidR="00FD1FD0" w:rsidRPr="00FD1FD0" w:rsidRDefault="00FD1FD0" w:rsidP="00FD1FD0">
      <w:pPr>
        <w:spacing w:line="259" w:lineRule="auto"/>
        <w:jc w:val="both"/>
        <w:rPr>
          <w:rFonts w:ascii="Times New Roman" w:eastAsia="Aptos" w:hAnsi="Times New Roman" w:cs="Times New Roman"/>
          <w:sz w:val="20"/>
          <w:szCs w:val="20"/>
          <w:lang w:val="en-US"/>
        </w:rPr>
      </w:pPr>
    </w:p>
    <w:p w14:paraId="6D08F578" w14:textId="77777777" w:rsidR="00FD1FD0" w:rsidRPr="00FD1FD0" w:rsidRDefault="00FD1FD0" w:rsidP="00FD1FD0">
      <w:pPr>
        <w:keepNext/>
        <w:keepLines/>
        <w:numPr>
          <w:ilvl w:val="1"/>
          <w:numId w:val="3"/>
        </w:numPr>
        <w:spacing w:before="80" w:after="40" w:line="259" w:lineRule="auto"/>
        <w:outlineLvl w:val="3"/>
        <w:rPr>
          <w:rFonts w:ascii="Times New Roman" w:eastAsia="Cambria" w:hAnsi="Times New Roman" w:cs="Times New Roman"/>
          <w:i/>
          <w:iCs/>
          <w:sz w:val="20"/>
          <w:szCs w:val="22"/>
          <w:lang w:val="en-US"/>
        </w:rPr>
      </w:pPr>
      <w:r w:rsidRPr="00FD1FD0">
        <w:rPr>
          <w:rFonts w:ascii="Times New Roman" w:eastAsia="Cambria" w:hAnsi="Times New Roman" w:cs="Times New Roman"/>
          <w:i/>
          <w:iCs/>
          <w:sz w:val="20"/>
          <w:szCs w:val="22"/>
          <w:lang w:val="en-US"/>
        </w:rPr>
        <w:t>R-FTIRM measurements and data analysis</w:t>
      </w:r>
    </w:p>
    <w:p w14:paraId="0BBDE93E" w14:textId="2CEC19D8" w:rsidR="00FD1FD0" w:rsidRPr="00FD1FD0" w:rsidRDefault="00FD1FD0" w:rsidP="00FD1FD0">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Stored cell suspensions were centrifuged at 9391 g for 5 min at 4°C and the pellet was washed three times in sterile water. The resulting cell suspension was deposited on infrared transparent calcium fluoride (CaF</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 cover glasses. SR-FTIRM measurements were performed at the infrared beamline MIRAS of the ALBA-CELLS synchrotron light source using a Hyperion 3000 microscope coupled to a Vertex 70 spectrometer (Bruker, Germany). The microscopy opening was equipped with a 36x Schwarzschild magnification objective (NA=0.65) and a cadmium telluride 50 µm MCT detector. All spectra were obtained using a single masking aperture size 15 x 15 µm, covering the full cell size. Single point maps of individual cells were collected in the 4000-900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mid-infrared range at 4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spectral resolution with 256 co-added scans per spectrum. A background measurement was performed on the CaF</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 xml:space="preserve"> slides without cells, with 10 repeated measurements. The absorbance spectrum was obtained by subtracting the reference spectrum from the raw cells. The subtraction data and was done directly (automatically) using the OPUS 7.5 software (Bruker, Germany), according to (Medina-</w:t>
      </w:r>
      <w:r w:rsidR="00BC4BDA" w:rsidRPr="00FD1FD0">
        <w:rPr>
          <w:rFonts w:ascii="Times New Roman" w:eastAsia="Aptos" w:hAnsi="Times New Roman" w:cs="Times New Roman"/>
          <w:sz w:val="20"/>
          <w:szCs w:val="20"/>
          <w:lang w:val="en-US"/>
        </w:rPr>
        <w:t>Armijo, et al.</w:t>
      </w:r>
      <w:r w:rsidRPr="00FD1FD0">
        <w:rPr>
          <w:rFonts w:ascii="Times New Roman" w:eastAsia="Aptos" w:hAnsi="Times New Roman" w:cs="Times New Roman"/>
          <w:sz w:val="20"/>
          <w:szCs w:val="20"/>
          <w:lang w:val="en-US"/>
        </w:rPr>
        <w:t>, 2024a.; Martínez-Rovira et al., 2019).</w:t>
      </w:r>
    </w:p>
    <w:p w14:paraId="0FA9B1B0" w14:textId="77777777" w:rsidR="00FD1FD0" w:rsidRPr="00FD1FD0" w:rsidRDefault="00FD1FD0" w:rsidP="00FD1FD0">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The SR-FTIR spectral features were evaluated by Principal Component Analysis (PCA) using the Unscrambler X program (CAMO Software AS, Norway). PCA was performed on vector normalized second derivative spectra (Savitzky–Golay algorithm; 3rd polynomial order). The normalization (standard normal variate SNV) and PCA were applied separately in the 3100–2800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and 1800–1000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spectral regions. Raw spectra were corrected following the rubber band method (32 baseline points) using the OPUS 7.5 software. The following bans/regions were evaluated: methyl asymmetric stretching: 2980–2945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(CH</w:t>
      </w:r>
      <w:r w:rsidRPr="00FD1FD0">
        <w:rPr>
          <w:rFonts w:ascii="Times New Roman" w:eastAsia="Aptos" w:hAnsi="Times New Roman" w:cs="Times New Roman"/>
          <w:sz w:val="20"/>
          <w:szCs w:val="20"/>
          <w:vertAlign w:val="subscript"/>
          <w:lang w:val="en-US"/>
        </w:rPr>
        <w:t>3</w:t>
      </w:r>
      <w:r w:rsidRPr="00FD1FD0">
        <w:rPr>
          <w:rFonts w:ascii="Times New Roman" w:eastAsia="Aptos" w:hAnsi="Times New Roman" w:cs="Times New Roman"/>
          <w:sz w:val="20"/>
          <w:szCs w:val="20"/>
          <w:lang w:val="en-US"/>
        </w:rPr>
        <w:t>); methylene asymmetric stretching: 2945–2900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(CH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 amide I: 1710–1598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(AI); amide II: 1590–1483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(AII); phosphate I: 1270–1186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(PhI); phosphate II: 1146–1004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(PhII). The total area under the spectra (except for the 2800–1800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region) was associated with the total cell biomass (Cell) following previous studies (Yousef et al., 2016; H. Valido et al., 2020).</w:t>
      </w:r>
    </w:p>
    <w:p w14:paraId="0E9F94FC" w14:textId="77777777" w:rsidR="00FD1FD0" w:rsidRPr="00FD1FD0" w:rsidRDefault="00FD1FD0" w:rsidP="00FD1FD0">
      <w:pPr>
        <w:spacing w:line="259" w:lineRule="auto"/>
        <w:jc w:val="both"/>
        <w:rPr>
          <w:rFonts w:ascii="Times New Roman" w:eastAsia="Aptos" w:hAnsi="Times New Roman" w:cs="Times New Roman"/>
          <w:sz w:val="20"/>
          <w:szCs w:val="20"/>
          <w:lang w:val="en-US"/>
        </w:rPr>
      </w:pPr>
    </w:p>
    <w:p w14:paraId="1B233A5A" w14:textId="77777777" w:rsidR="00FD1FD0" w:rsidRPr="00FD1FD0" w:rsidRDefault="00FD1FD0" w:rsidP="00FD1FD0">
      <w:pPr>
        <w:keepNext/>
        <w:keepLines/>
        <w:numPr>
          <w:ilvl w:val="1"/>
          <w:numId w:val="4"/>
        </w:numPr>
        <w:spacing w:before="80" w:after="40" w:line="259" w:lineRule="auto"/>
        <w:outlineLvl w:val="3"/>
        <w:rPr>
          <w:rFonts w:ascii="Times New Roman" w:eastAsia="Cambria" w:hAnsi="Times New Roman" w:cs="Times New Roman"/>
          <w:i/>
          <w:iCs/>
          <w:sz w:val="20"/>
          <w:szCs w:val="22"/>
          <w:lang w:val="en-US"/>
        </w:rPr>
      </w:pPr>
      <w:r w:rsidRPr="00FD1FD0">
        <w:rPr>
          <w:rFonts w:ascii="Times New Roman" w:eastAsia="Cambria" w:hAnsi="Times New Roman" w:cs="Times New Roman"/>
          <w:i/>
          <w:iCs/>
          <w:sz w:val="20"/>
          <w:szCs w:val="22"/>
          <w:lang w:val="en-US"/>
        </w:rPr>
        <w:t xml:space="preserve">Transcriptomic analysis  </w:t>
      </w:r>
    </w:p>
    <w:p w14:paraId="32BA8B9D" w14:textId="77777777" w:rsidR="00FD1FD0" w:rsidRPr="00CD2636" w:rsidRDefault="00FD1FD0" w:rsidP="00FD1FD0">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Fixed cell suspensions of </w:t>
      </w:r>
      <w:r w:rsidRPr="00CD2636">
        <w:rPr>
          <w:rFonts w:ascii="Times New Roman" w:eastAsia="Aptos" w:hAnsi="Times New Roman" w:cs="Times New Roman"/>
          <w:i/>
          <w:iCs/>
          <w:sz w:val="20"/>
          <w:szCs w:val="20"/>
          <w:lang w:val="en-US"/>
        </w:rPr>
        <w:t>Exophiala mesophila</w:t>
      </w:r>
      <w:r w:rsidRPr="00CD2636">
        <w:rPr>
          <w:rFonts w:ascii="Times New Roman" w:eastAsia="Aptos" w:hAnsi="Times New Roman" w:cs="Times New Roman"/>
          <w:sz w:val="20"/>
          <w:szCs w:val="20"/>
          <w:lang w:val="en-US"/>
        </w:rPr>
        <w:t xml:space="preserve"> for each of the treatments were centrifuged at 4 °C and 9391 g for 10 min, and the pellets were stored at -80 °C. The total RNA of each pellet was extracted using the Trizol reagent (Invitrogen, USA), followed by the treatment of total RNA with Rnase-free Dnase I (Merck KgaA, Darmstadt, Germany) with prior homogenization (30 s 30Hzgx2). The quality of the extracted RNA was verified by using a 2100 Bioanalyzer (Agilent, CA, USA), by checking the UV absorbance ratios at the wavelengths (nm) 260/280 ≥ 1.8 and 260/230 ≥ 1.6. At least, 1 mg of RNA from each sample was used for RNA-Seq. The construction of sequencing libraries from their respective total mRNA were sequenced using an Illumina NextSeq (150x2 bp). Quality control of raw demultiplexed forward and reverse reads was performed using multiple tools. Briefly, descriptive stats of read-quality were calculated using FastQC v0.11.8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{"citationItems":[{"id":"ITEM-1","itemData":{"URL":"https://www.bioinformatics.babraham.ac.uk/projects/fastqc/","accessed":{"date-parts":[["2024","4","17"]]},"id":"ITEM-1","issued":{"date-parts":[["0"]]},"title":"Babraham Bioinformatics: FastQC Una herramienta de control de calidad para datos de secuencia de alto rendimiento","type":"webpage"},"uris":["http://www.mendeley.com/documents/?uuid=e747021c-5fdf-358a-a974-46f5020e12e8"]}],"mendeley":{"formattedCitation":"(Babraham Bioinformatics: FastQC Una herramienta de control de calidad para datos de secuencia de alto rendimiento, n.d.)","plainTextFormattedCitation":"(Babraham Bioinformatics: FastQC Una herramienta de control de calidad para datos de secuencia de alto rendimiento, n.d.)","previouslyFormattedCitation":"(Babraham Bioinformatics: FastQC Una herramienta de control de calidad para datos de secuencia de alto rendimiento, n.d.)"},"properties":{"noteIndex":0},"schema":"https://github.com/citation-style-language/schema/raw/master/csl-citation.json"}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w:t>
      </w:r>
      <w:r w:rsidRPr="00CD2636">
        <w:rPr>
          <w:rFonts w:ascii="Times New Roman" w:eastAsia="Aptos" w:hAnsi="Times New Roman" w:cs="Times New Roman"/>
          <w:sz w:val="22"/>
          <w:szCs w:val="22"/>
          <w:lang w:val="en-US"/>
        </w:rPr>
        <w:t xml:space="preserve"> </w:t>
      </w:r>
      <w:r w:rsidRPr="00CD2636">
        <w:rPr>
          <w:rFonts w:ascii="Times New Roman" w:eastAsia="Aptos" w:hAnsi="Times New Roman" w:cs="Times New Roman"/>
          <w:noProof/>
          <w:sz w:val="20"/>
          <w:szCs w:val="20"/>
          <w:lang w:val="en-US"/>
        </w:rPr>
        <w:t>Andrews., 2012)</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and adapters in 5’ ends were removed using Trimmomatic v0.39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{"citationItems":[{"id":"ITEM-1","itemData":{"DOI":"10.1093/BIOINFORMATICS/BTU170","ISSN":"1367-4803","PMID":"24695404","abstract":"Motivation: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 trimmomatic. © The Author 2014.","author":[{"dropping-particle":"","family":"Bolger","given":"Anthony M.","non-dropping-particle":"","parse-names":false,"suffix":""},{"dropping-particle":"","family":"Lohse","given":"Marc","non-dropping-particle":"","parse-names":false,"suffix":""},{"dropping-particle":"","family":"Usadel","given":"Bjoern","non-dropping-particle":"","parse-names":false,"suffix":""}],"container-title":"Bioinformatics","id":"ITEM-1","issue":"15","issued":{"date-parts":[["2014","8","1"]]},"page":"2114-2120","publisher":"Oxford Academic","title":"Trimmomatic: a flexible trimmer for Illumina sequence data","type":"article-journal","volume":"30"},"uris":["http://www.mendeley.com/documents/?uuid=8e0f3c0a-9185-3b82-9617-822d02af30f0"]}],"mendeley":{"formattedCitation":"(Bolger et al., 2014)","plainTextFormattedCitation":"(Bolger et al., 2014)","previouslyFormattedCitation":"(Bolger et al., 2014)"},"properties":{"noteIndex":0},"schema":"https://github.com/citation-style-language/schema/raw/master/csl-citation.json"}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(Bolger et al., 2014)</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Paired reads were mapped against </w:t>
      </w:r>
      <w:r w:rsidRPr="00CD2636">
        <w:rPr>
          <w:rFonts w:ascii="Times New Roman" w:eastAsia="Aptos" w:hAnsi="Times New Roman" w:cs="Times New Roman"/>
          <w:i/>
          <w:iCs/>
          <w:sz w:val="20"/>
          <w:szCs w:val="20"/>
          <w:lang w:val="en-US"/>
        </w:rPr>
        <w:t>Exophiala mesophila</w:t>
      </w:r>
      <w:r w:rsidRPr="00CD2636">
        <w:rPr>
          <w:rFonts w:ascii="Times New Roman" w:eastAsia="Aptos" w:hAnsi="Times New Roman" w:cs="Times New Roman"/>
          <w:sz w:val="20"/>
          <w:szCs w:val="20"/>
          <w:lang w:val="en-US"/>
        </w:rPr>
        <w:t xml:space="preserve"> strain CBS 40295 reference genome using STAR v2.7.10.a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{"citationItems":[{"id":"ITEM-1","itemData":{"DOI":"10.1093/BIOINFORMATICS/BTS635","ISSN":"1367-4803","PMID":"23104886","abstract":"Motivation: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 © The Author(s) 2012. Published by Oxford University Press.","author":[{"dropping-particle":"","family":"Dobin","given":"Alexander","non-dropping-particle":"","parse-names":false,"suffix":""},{"dropping-particle":"","family":"Davis","given":"Carrie A.","non-dropping-particle":"","parse-names":false,"suffix":""},{"dropping-particle":"","family":"Schlesinger","given":"Felix","non-dropping-particle":"","parse-names":false,"suffix":""},{"dropping-particle":"","family":"Drenkow","given":"Jorg","non-dropping-particle":"","parse-names":false,"suffix":""},{"dropping-particle":"","family":"Zaleski","given":"Chris","non-dropping-particle":"","parse-names":false,"suffix":""},{"dropping-particle":"","family":"Jha","given":"Sonali","non-dropping-particle":"","parse-names":false,"suffix":""},{"dropping-particle":"","family":"Batut","given":"Philippe","non-dropping-particle":"","parse-names":false,"suffix":""},{"dropping-particle":"","family":"Chaisson","given":"Mark","non-dropping-particle":"","parse-names":false,"suffix":""},{"dropping-particle":"","family":"Gingeras","given":"Thomas R.","non-dropping-particle":"","parse-names":false,"suffix":""}],"container-title":"Bioinformatics","id":"ITEM-1","issue":"1","issued":{"date-parts":[["2013","1","1"]]},"page":"15-21","publisher":"Oxford Academic","title":"STAR: ultrafast universal RNA-seq aligner","type":"article-journal","volume":"29"},"uris":["http://www.mendeley.com/documents/?uuid=dc7a497a-c6ca-3e4b-b124-3146cadb6aab"]}],"mendeley":{"formattedCitation":"(Dobin et al., 2013)","plainTextFormattedCitation":"(Dobin et al., 2013)","previouslyFormattedCitation":"(Dobin et al., 2013)"},"properties":{"noteIndex":0},"schema":"https://github.com/citation-style-language/schema/raw/master/csl-citation.json"}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(Dobin et al., 2013)</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Qualimap v.2.2.2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{"citationItems":[{"id":"ITEM-1","itemData":{"DOI":"10.1093/BIOINFORMATICS/BTS503","ISSN":"1367-4803","PMID":"22914218","abstract":"Motivation: The sequence alignment/map (SAM) and the binary alignment/map (BAM) formats have become the standard method of representation of nucleotide sequence alignments for next-generation sequencing data. SAM/BAM files usually contain information from tens to hundreds of millions of reads. Often, the sequencing technology, protocol and/or the selected mapping algorithm introduce some unwanted biases in these data. The systematic detection of such biases is a non-trivial task that is crucial to drive appropriate downstream analyses.Results: We have developed Qualimap, a Java application that supports user-friendly quality control of mapping data, by considering sequence features and their genomic properties. Qualimap takes sequence alignment data and provides graphical and statistical analyses for the evaluation of data. Such quality-control data are vital for highlighting problems in the sequencing and/or mapping processes, which must be addressed prior to further analyses. © The Author 2012. Published by Oxford University Press. All rights reserved.","author":[{"dropping-particle":"","family":"García-Alcalde","given":"Fernando","non-dropping-particle":"","parse-names":false,"suffix":""},{"dropping-particle":"","family":"Okonechnikov","given":"Konstantin","non-dropping-particle":"","parse-names":false,"suffix":""},{"dropping-particle":"","family":"Carbonell","given":"José","non-dropping-particle":"","parse-names":false,"suffix":""},{"dropping-particle":"","family":"Cruz","given":"Luis M.","non-dropping-particle":"","parse-names":false,"suffix":""},{"dropping-particle":"","family":"Götz","given":"Stefan","non-dropping-particle":"","parse-names":false,"suffix":""},{"dropping-particle":"","family":"Tarazona","given":"Sonia","non-dropping-particle":"","parse-names":false,"suffix":""},{"dropping-particle":"","family":"Dopazo","given":"Joaquín","non-dropping-particle":"","parse-names":false,"suffix":""},{"dropping-particle":"","family":"Meyer","given":"Thomas F.","non-dropping-particle":"","parse-names":false,"suffix":""},{"dropping-particle":"","family":"Conesa","given":"Ana","non-dropping-particle":"","parse-names":false,"suffix":""}],"container-title":"Bioinformatics","id":"ITEM-1","issue":"20","issued":{"date-parts":[["2012","10","15"]]},"page":"2678-2679","publisher":"Oxford Academic","title":"Qualimap: evaluating next-generation sequencing alignment data","type":"article-journal","volume":"28"},"uris":["http://www.mendeley.com/documents/?uuid=00be0cc7-be09-354d-b957-567efa8f7b52"]}],"mendeley":{"formattedCitation":"(García-Alcalde et al., 2012)","plainTextFormattedCitation":"(García-Alcalde et al., 2012)","previouslyFormattedCitation":"(García-Alcalde et al., 2012)"},"properties":{"noteIndex":0},"schema":"https://github.com/citation-style-language/schema/raw/master/csl-citation.json"}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(García-Alcalde et al., 2012)</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was used to perform the quality control of the mapping and transcript quantification was estimated using feature Counts v1.6.4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{"citationItems":[{"id":"ITEM-1","itemData":{"DOI":"10.1093/BIOINFORMATICS/BTT656","ISSN":"1367-4803","PMID":"24227677","abstract":"Motivation: Next-generation sequencing technologies generate millions of short sequence reads, which are usually aligned to a reference genome. In many applications, the key information required for downstream analysis is the number of reads mapping to each genomic feature, for example to each exon or each gene. The process of counting reads is called read summarization. Read summarization is required for a great variety of genomic analyses but has so far received relatively little attention in the literature.Results: We present featureCounts, a read summarization program suitable for counting reads generated from either RNA or genomic DNA sequencing experiments. featureCounts implements highly efficient chromosome hashing and feature blocking techniques. It is considerably faster than existing methods (by an order of magnitude for gene-level summarization) and requires far less computer memory. It works with either single or paired-end reads and provides a wide range of options appropriate for different sequencing applications. © 2013 The Author 2013. Published by Oxford University Press. All rights reserved.","author":[{"dropping-particle":"","family":"Liao","given":"Yang","non-dropping-particle":"","parse-names":false,"suffix":""},{"dropping-particle":"","family":"Smyth","given":"Gordon K.","non-dropping-particle":"","parse-names":false,"suffix":""},{"dropping-particle":"","family":"Shi","given":"Wei","non-dropping-particle":"","parse-names":false,"suffix":""}],"container-title":"Bioinformatics","id":"ITEM-1","issue":"7","issued":{"date-parts":[["2014","4","1"]]},"page":"923-930","publisher":"Oxford Academic","title":"featureCounts: an efficient general purpose program for assigning sequence reads to genomic features","type":"article-journal","volume":"30"},"uris":["http://www.mendeley.com/documents/?uuid=efa13a15-cd5b-3d2a-ac8a-f01bd4d13805"]}],"mendeley":{"formattedCitation":"(Liao et al., 2014)","plainTextFormattedCitation":"(Liao et al., 2014)","previouslyFormattedCitation":"(Liao et al., 2014)"},"properties":{"noteIndex":0},"schema":"https://github.com/citation-style-language/schema/raw/master/csl-citation.json"}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(Liao et al., 2014)</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The subsequent analyses fo the obtained libraries were conducted with the assistance of Microomics Systems S.L. (Barcelona, Spain). </w:t>
      </w:r>
    </w:p>
    <w:p w14:paraId="1018B43A" w14:textId="77777777" w:rsidR="00FD1FD0" w:rsidRPr="00FD1FD0" w:rsidRDefault="00FD1FD0" w:rsidP="00FD1FD0">
      <w:pPr>
        <w:spacing w:line="259" w:lineRule="auto"/>
        <w:jc w:val="both"/>
        <w:rPr>
          <w:rFonts w:ascii="Times New Roman" w:eastAsia="Aptos" w:hAnsi="Times New Roman" w:cs="Times New Roman"/>
          <w:sz w:val="20"/>
          <w:szCs w:val="20"/>
          <w:lang w:val="en-US"/>
        </w:rPr>
      </w:pPr>
    </w:p>
    <w:p w14:paraId="1EC6C241" w14:textId="77777777" w:rsidR="00FD1FD0" w:rsidRPr="00FD1FD0" w:rsidRDefault="00FD1FD0" w:rsidP="00FD1FD0">
      <w:pPr>
        <w:keepNext/>
        <w:keepLines/>
        <w:numPr>
          <w:ilvl w:val="1"/>
          <w:numId w:val="5"/>
        </w:numPr>
        <w:spacing w:before="80" w:after="40" w:line="259" w:lineRule="auto"/>
        <w:outlineLvl w:val="3"/>
        <w:rPr>
          <w:rFonts w:ascii="Times New Roman" w:eastAsia="Cambria" w:hAnsi="Times New Roman" w:cs="Times New Roman"/>
          <w:i/>
          <w:iCs/>
          <w:sz w:val="20"/>
          <w:szCs w:val="22"/>
          <w:lang w:val="en-US"/>
        </w:rPr>
      </w:pPr>
      <w:r w:rsidRPr="00FD1FD0">
        <w:rPr>
          <w:rFonts w:ascii="Times New Roman" w:eastAsia="Cambria" w:hAnsi="Times New Roman" w:cs="Times New Roman"/>
          <w:i/>
          <w:iCs/>
          <w:sz w:val="20"/>
          <w:szCs w:val="22"/>
          <w:lang w:val="en-US"/>
        </w:rPr>
        <w:t>Enrichment analysis of diferentially expressed genes</w:t>
      </w:r>
    </w:p>
    <w:p w14:paraId="4A16FF65" w14:textId="77777777" w:rsidR="00FD1FD0" w:rsidRPr="00FD1FD0" w:rsidRDefault="00FD1FD0" w:rsidP="00FD1FD0">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 xml:space="preserve">The clean reads for each sample library were aligned back to the constructed transcriptome assembly using Ensembl Fungi browser 111 (Benson et al., 2018, Benson et al., 2013). The script align_and_estimate_abundance.pl in DESeq2 v1.36.0 (in R) program was used to identify the differentially expressed genes (DEGs) given an adjusted p-value &lt; 0.05 and a log2fold change &gt; 1 as a threshold for </w:t>
      </w:r>
      <w:r w:rsidRPr="00FD1FD0">
        <w:rPr>
          <w:rFonts w:ascii="Times New Roman" w:eastAsia="Aptos" w:hAnsi="Times New Roman" w:cs="Times New Roman"/>
          <w:sz w:val="20"/>
          <w:szCs w:val="20"/>
          <w:lang w:val="en-US"/>
        </w:rPr>
        <w:pgNum/>
      </w:r>
      <w:r w:rsidRPr="00FD1FD0">
        <w:rPr>
          <w:rFonts w:ascii="Times New Roman" w:eastAsia="Aptos" w:hAnsi="Times New Roman" w:cs="Times New Roman"/>
          <w:sz w:val="20"/>
          <w:szCs w:val="20"/>
          <w:lang w:val="en-US"/>
        </w:rPr>
        <w:t>ignificant diferential expression (</w:t>
      </w:r>
      <w:r w:rsidRPr="00FD1FD0">
        <w:rPr>
          <w:rFonts w:ascii="Times New Roman" w:eastAsia="Aptos" w:hAnsi="Times New Roman" w:cs="Times New Roman"/>
          <w:noProof/>
          <w:sz w:val="20"/>
          <w:szCs w:val="20"/>
          <w:lang w:val="en-US"/>
        </w:rPr>
        <w:t>Love et al., 2014)</w:t>
      </w:r>
      <w:r w:rsidRPr="00FD1FD0">
        <w:rPr>
          <w:rFonts w:ascii="Times New Roman" w:eastAsia="Aptos" w:hAnsi="Times New Roman" w:cs="Times New Roman"/>
          <w:sz w:val="20"/>
          <w:szCs w:val="20"/>
          <w:lang w:val="en-US"/>
        </w:rPr>
        <w:t xml:space="preserve">. All assembled transcripts and unigenes were searched against the Gene Ontology (GO), which covers molecular functions, cellular components and biological processes and the Kyoto Encyclopedia of Genes and Genomes (KEGG), which covers metabolic pathways. In the case of the GO enrichment analysis, it was obtained using AnnotationForge v.1.38.1 (Carlson and Pagès, 2022) and clusterProfiler v.4.7.1.0003 </w:t>
      </w:r>
      <w:r w:rsidRPr="00FD1FD0">
        <w:rPr>
          <w:rFonts w:ascii="Times New Roman" w:eastAsia="Aptos" w:hAnsi="Times New Roman" w:cs="Times New Roman"/>
          <w:sz w:val="20"/>
          <w:szCs w:val="20"/>
          <w:lang w:val="en-US"/>
        </w:rPr>
        <w:fldChar w:fldCharType="begin" w:fldLock="1"/>
      </w:r>
      <w:r w:rsidRPr="00FD1FD0">
        <w:rPr>
          <w:rFonts w:ascii="Times New Roman" w:eastAsia="Aptos" w:hAnsi="Times New Roman" w:cs="Times New Roman"/>
          <w:sz w:val="20"/>
          <w:szCs w:val="20"/>
          <w:lang w:val="en-US"/>
        </w:rPr>
        <w:instrText>ADDIN CSL_CITATION {"citationItems":[{"id":"ITEM-1","itemData":{"DOI":"10.1089/OMI.2011.0118/ASSET/IMAGES/LARGE/FIGURE1.JPEG","ISSN":"15362310","PMID":"22455463","abstract":"Increasing quantitative data generated from transcriptomics and proteomics require integrative strategies for analysis. Here, we present an R package, clusterProfiler that automates the process of biological-term classification and the enrichment analysis of gene clusters. The analysis module and visualization module were combined into a reusable workflow. Currently, clusterProfiler supports three species, including humans, mice, and yeast. Methods provided in this package can be easily extended to other species and ontologies. The clusterProfiler package is released under Artistic-2.0 License within Bioconductor project. The source code and vignette are freely available at http://bioconductor.org/packages/release/bioc/html/clusterProfiler.html. © 2012 Mary Ann Liebert, Inc.","author":[{"dropping-particle":"","family":"Yu","given":"Guangchuang","non-dropping-particle":"","parse-names":false,"suffix":""},{"dropping-particle":"","family":"Wang","given":"Li Gen","non-dropping-particle":"","parse-names":false,"suffix":""},{"dropping-particle":"","family":"Han","given":"Yanyan","non-dropping-particle":"","parse-names":false,"suffix":""},{"dropping-particle":"","family":"He","given":"Qing Yu","non-dropping-particle":"","parse-names":false,"suffix":""}],"container-title":"OMICS A Journal of Integrative Biology","id":"ITEM-1","issue":"5","issued":{"date-parts":[["2012","5","1"]]},"page":"284-287","publisher":" Mary Ann Liebert, Inc.  140 Huguenot Street, 3rd Floor New Rochelle, NY 10801 USA  ","title":"ClusterProfiler: An R package for comparing biological themes among gene clusters","type":"article-journal","volume":"16"},"uris":["http://www.mendeley.com/documents/?uuid=ab76ef2f-7073-32c2-adcb-ad9a16661dd7"]}],"mendeley":{"formattedCitation":"(Yu et al., 2012)","plainTextFormattedCitation":"(Yu et al., 2012)","previouslyFormattedCitation":"(Yu et al., 2012)"},"properties":{"noteIndex":0},"schema":"https://github.com/citation-style-language/schema/raw/master/csl-citation.json"}</w:instrText>
      </w:r>
      <w:r w:rsidRPr="00FD1FD0">
        <w:rPr>
          <w:rFonts w:ascii="Times New Roman" w:eastAsia="Aptos" w:hAnsi="Times New Roman" w:cs="Times New Roman"/>
          <w:sz w:val="20"/>
          <w:szCs w:val="20"/>
          <w:lang w:val="en-US"/>
        </w:rPr>
        <w:fldChar w:fldCharType="separate"/>
      </w:r>
      <w:r w:rsidRPr="00FD1FD0">
        <w:rPr>
          <w:rFonts w:ascii="Times New Roman" w:eastAsia="Aptos" w:hAnsi="Times New Roman" w:cs="Times New Roman"/>
          <w:noProof/>
          <w:sz w:val="20"/>
          <w:szCs w:val="20"/>
          <w:lang w:val="en-US"/>
        </w:rPr>
        <w:t>(Yu et al., 2012)</w:t>
      </w:r>
      <w:r w:rsidRPr="00FD1FD0">
        <w:rPr>
          <w:rFonts w:ascii="Times New Roman" w:eastAsia="Aptos" w:hAnsi="Times New Roman" w:cs="Times New Roman"/>
          <w:sz w:val="20"/>
          <w:szCs w:val="20"/>
          <w:lang w:val="en-US"/>
        </w:rPr>
        <w:fldChar w:fldCharType="end"/>
      </w:r>
      <w:r w:rsidRPr="00FD1FD0">
        <w:rPr>
          <w:rFonts w:ascii="Times New Roman" w:eastAsia="Aptos" w:hAnsi="Times New Roman" w:cs="Times New Roman"/>
          <w:sz w:val="20"/>
          <w:szCs w:val="20"/>
          <w:lang w:val="en-US"/>
        </w:rPr>
        <w:t>, while KEGG enrichment analysis was calculated using KofamScan (Aramaki, 2020) and a custom script.</w:t>
      </w:r>
    </w:p>
    <w:p w14:paraId="241E3DF2" w14:textId="77777777" w:rsidR="00FD1FD0" w:rsidRPr="00CD2636" w:rsidRDefault="00FD1FD0" w:rsidP="00FD1FD0">
      <w:pPr>
        <w:spacing w:line="259" w:lineRule="auto"/>
        <w:jc w:val="both"/>
        <w:rPr>
          <w:rFonts w:ascii="Times New Roman" w:eastAsia="Aptos" w:hAnsi="Times New Roman" w:cs="Times New Roman"/>
          <w:sz w:val="20"/>
          <w:szCs w:val="20"/>
          <w:lang w:val="en-US"/>
        </w:rPr>
      </w:pPr>
    </w:p>
    <w:p w14:paraId="373B452E" w14:textId="77777777" w:rsidR="00FD1FD0" w:rsidRPr="00184E37" w:rsidRDefault="00FD1FD0" w:rsidP="00184E37">
      <w:pPr>
        <w:pStyle w:val="Prrafodelista"/>
        <w:keepNext/>
        <w:keepLines/>
        <w:numPr>
          <w:ilvl w:val="0"/>
          <w:numId w:val="15"/>
        </w:numPr>
        <w:spacing w:before="40" w:after="0" w:line="259" w:lineRule="auto"/>
        <w:outlineLvl w:val="2"/>
        <w:rPr>
          <w:rFonts w:ascii="Times New Roman" w:eastAsia="Yu Gothic Light" w:hAnsi="Times New Roman" w:cs="Times New Roman"/>
          <w:b/>
          <w:color w:val="000000"/>
          <w:sz w:val="22"/>
          <w:szCs w:val="28"/>
        </w:rPr>
      </w:pPr>
      <w:bookmarkStart w:id="206" w:name="_Toc165819628"/>
      <w:r w:rsidRPr="00184E37">
        <w:rPr>
          <w:rFonts w:ascii="Times New Roman" w:eastAsia="Yu Gothic Light" w:hAnsi="Times New Roman" w:cs="Times New Roman"/>
          <w:b/>
          <w:color w:val="000000"/>
          <w:sz w:val="22"/>
          <w:szCs w:val="28"/>
        </w:rPr>
        <w:t>Results</w:t>
      </w:r>
      <w:bookmarkEnd w:id="206"/>
    </w:p>
    <w:p w14:paraId="77D9CE7F" w14:textId="77777777" w:rsidR="00FD1FD0" w:rsidRPr="00CD2636" w:rsidRDefault="00FD1FD0" w:rsidP="00FD1FD0">
      <w:pPr>
        <w:spacing w:line="259" w:lineRule="auto"/>
        <w:rPr>
          <w:rFonts w:ascii="Times New Roman" w:eastAsia="Aptos" w:hAnsi="Times New Roman" w:cs="Times New Roman"/>
          <w:sz w:val="22"/>
          <w:szCs w:val="22"/>
        </w:rPr>
      </w:pPr>
    </w:p>
    <w:p w14:paraId="79D3E7B4" w14:textId="77777777" w:rsidR="00FD1FD0" w:rsidRPr="00CD2636" w:rsidRDefault="00FD1FD0" w:rsidP="00FD1FD0">
      <w:pPr>
        <w:keepNext/>
        <w:keepLines/>
        <w:numPr>
          <w:ilvl w:val="1"/>
          <w:numId w:val="6"/>
        </w:numPr>
        <w:spacing w:before="80" w:after="40" w:line="259" w:lineRule="auto"/>
        <w:outlineLvl w:val="3"/>
        <w:rPr>
          <w:rFonts w:ascii="Times New Roman" w:eastAsia="Cambria" w:hAnsi="Times New Roman" w:cs="Times New Roman"/>
          <w:i/>
          <w:iCs/>
          <w:sz w:val="20"/>
          <w:szCs w:val="22"/>
          <w:lang w:val="en-US"/>
        </w:rPr>
      </w:pPr>
      <w:r w:rsidRPr="00CD2636">
        <w:rPr>
          <w:rFonts w:ascii="Times New Roman" w:eastAsia="Cambria" w:hAnsi="Times New Roman" w:cs="Times New Roman"/>
          <w:i/>
          <w:iCs/>
          <w:sz w:val="20"/>
          <w:szCs w:val="22"/>
          <w:lang w:val="en-US"/>
        </w:rPr>
        <w:t xml:space="preserve">Biochemical effects of heavy metal exposure on fungal cells </w:t>
      </w:r>
    </w:p>
    <w:p w14:paraId="0240AAC8" w14:textId="68A75C0F" w:rsidR="007505DF" w:rsidRDefault="00FD1FD0" w:rsidP="00ED670E">
      <w:pPr>
        <w:spacing w:line="259" w:lineRule="auto"/>
        <w:rPr>
          <w:ins w:id="207" w:author="Prenafeta, Francesc" w:date="2025-02-11T15:33:00Z" w16du:dateUtc="2025-02-11T14:33:00Z"/>
          <w:rFonts w:ascii="Times New Roman" w:eastAsia="Aptos" w:hAnsi="Times New Roman" w:cs="Times New Roman"/>
          <w:sz w:val="20"/>
          <w:szCs w:val="20"/>
          <w:lang w:val="en-US"/>
        </w:rPr>
        <w:pPrChange w:id="208" w:author="Prenafeta, Francesc" w:date="2025-02-12T10:43:00Z" w16du:dateUtc="2025-02-12T09:43:00Z">
          <w:pPr>
            <w:spacing w:line="259" w:lineRule="auto"/>
            <w:jc w:val="both"/>
          </w:pPr>
        </w:pPrChange>
      </w:pPr>
      <w:r w:rsidRPr="00CD2636">
        <w:rPr>
          <w:rFonts w:ascii="Times New Roman" w:eastAsia="Aptos" w:hAnsi="Times New Roman" w:cs="Times New Roman"/>
          <w:sz w:val="20"/>
          <w:szCs w:val="20"/>
          <w:lang w:val="en-US"/>
        </w:rPr>
        <w:t xml:space="preserve">The exposure of </w:t>
      </w:r>
      <w:ins w:id="209" w:author="Prenafeta, Francesc" w:date="2025-02-11T15:31:00Z" w16du:dateUtc="2025-02-11T14:31:00Z">
        <w:r w:rsidR="003A6C25">
          <w:rPr>
            <w:rFonts w:ascii="Times New Roman" w:eastAsia="Aptos" w:hAnsi="Times New Roman" w:cs="Times New Roman"/>
            <w:sz w:val="20"/>
            <w:szCs w:val="20"/>
            <w:lang w:val="en-US"/>
          </w:rPr>
          <w:t xml:space="preserve">intact and </w:t>
        </w:r>
        <w:r w:rsidR="00C813FF">
          <w:rPr>
            <w:rFonts w:ascii="Times New Roman" w:eastAsia="Aptos" w:hAnsi="Times New Roman" w:cs="Times New Roman"/>
            <w:sz w:val="20"/>
            <w:szCs w:val="20"/>
            <w:lang w:val="en-US"/>
          </w:rPr>
          <w:t xml:space="preserve">melanin-inhibited cells of </w:t>
        </w:r>
      </w:ins>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to As(V) and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VI) resulted in visible changes in the SR-FTIR profiles, when compared to unexposed cells. Figure</w:t>
      </w:r>
      <w:del w:id="210" w:author="Prenafeta, Francesc" w:date="2025-02-11T15:17:00Z" w16du:dateUtc="2025-02-11T14:17:00Z">
        <w:r w:rsidRPr="00CD2636" w:rsidDel="00325E86">
          <w:rPr>
            <w:rFonts w:ascii="Times New Roman" w:eastAsia="Aptos" w:hAnsi="Times New Roman" w:cs="Times New Roman"/>
            <w:sz w:val="20"/>
            <w:szCs w:val="20"/>
            <w:lang w:val="en-US"/>
          </w:rPr>
          <w:delText>s</w:delText>
        </w:r>
      </w:del>
      <w:r w:rsidRPr="00CD2636">
        <w:rPr>
          <w:rFonts w:ascii="Times New Roman" w:eastAsia="Aptos" w:hAnsi="Times New Roman" w:cs="Times New Roman"/>
          <w:sz w:val="20"/>
          <w:szCs w:val="20"/>
          <w:lang w:val="en-US"/>
        </w:rPr>
        <w:t xml:space="preserve"> 1 </w:t>
      </w:r>
      <w:del w:id="211" w:author="Prenafeta, Francesc" w:date="2025-02-11T15:17:00Z" w16du:dateUtc="2025-02-11T14:17:00Z">
        <w:r w:rsidRPr="00CD2636" w:rsidDel="00325E86">
          <w:rPr>
            <w:rFonts w:ascii="Times New Roman" w:eastAsia="Aptos" w:hAnsi="Times New Roman" w:cs="Times New Roman"/>
            <w:sz w:val="20"/>
            <w:szCs w:val="20"/>
            <w:lang w:val="en-US"/>
          </w:rPr>
          <w:delText xml:space="preserve">and 2 </w:delText>
        </w:r>
      </w:del>
      <w:r w:rsidRPr="00CD2636">
        <w:rPr>
          <w:rFonts w:ascii="Times New Roman" w:eastAsia="Aptos" w:hAnsi="Times New Roman" w:cs="Times New Roman"/>
          <w:sz w:val="20"/>
          <w:szCs w:val="20"/>
          <w:lang w:val="en-US"/>
        </w:rPr>
        <w:t>depict</w:t>
      </w:r>
      <w:ins w:id="212" w:author="Prenafeta, Francesc" w:date="2025-02-11T15:17:00Z" w16du:dateUtc="2025-02-11T14:17:00Z">
        <w:r w:rsidR="00325E86">
          <w:rPr>
            <w:rFonts w:ascii="Times New Roman" w:eastAsia="Aptos" w:hAnsi="Times New Roman" w:cs="Times New Roman"/>
            <w:sz w:val="20"/>
            <w:szCs w:val="20"/>
            <w:lang w:val="en-US"/>
          </w:rPr>
          <w:t>s</w:t>
        </w:r>
      </w:ins>
      <w:r w:rsidRPr="00CD2636">
        <w:rPr>
          <w:rFonts w:ascii="Times New Roman" w:eastAsia="Aptos" w:hAnsi="Times New Roman" w:cs="Times New Roman"/>
          <w:sz w:val="20"/>
          <w:szCs w:val="20"/>
          <w:lang w:val="en-US"/>
        </w:rPr>
        <w:t xml:space="preserve"> the averaged absorbance </w:t>
      </w:r>
      <w:del w:id="213" w:author="Prenafeta, Francesc" w:date="2025-02-11T15:18:00Z" w16du:dateUtc="2025-02-11T14:18:00Z">
        <w:r w:rsidRPr="00CD2636" w:rsidDel="00392A44">
          <w:rPr>
            <w:rFonts w:ascii="Times New Roman" w:eastAsia="Aptos" w:hAnsi="Times New Roman" w:cs="Times New Roman"/>
            <w:sz w:val="20"/>
            <w:szCs w:val="20"/>
            <w:lang w:val="en-US"/>
          </w:rPr>
          <w:delText xml:space="preserve">and the corresponding principal component analysis (PCA) </w:delText>
        </w:r>
      </w:del>
      <w:r w:rsidRPr="00CD2636">
        <w:rPr>
          <w:rFonts w:ascii="Times New Roman" w:eastAsia="Aptos" w:hAnsi="Times New Roman" w:cs="Times New Roman"/>
          <w:sz w:val="20"/>
          <w:szCs w:val="20"/>
          <w:lang w:val="en-US"/>
        </w:rPr>
        <w:t xml:space="preserve">for three </w:t>
      </w:r>
      <w:del w:id="214" w:author="Prenafeta, Francesc" w:date="2025-02-11T15:32:00Z" w16du:dateUtc="2025-02-11T14:32:00Z">
        <w:r w:rsidRPr="00CD2636" w:rsidDel="001B0FD2">
          <w:rPr>
            <w:rFonts w:ascii="Times New Roman" w:eastAsia="Aptos" w:hAnsi="Times New Roman" w:cs="Times New Roman"/>
            <w:sz w:val="20"/>
            <w:szCs w:val="20"/>
            <w:lang w:val="en-US"/>
          </w:rPr>
          <w:delText>regions</w:delText>
        </w:r>
      </w:del>
      <w:ins w:id="215" w:author="Prenafeta, Francesc" w:date="2025-02-11T15:32:00Z" w16du:dateUtc="2025-02-11T14:32:00Z">
        <w:r w:rsidR="001B0FD2">
          <w:rPr>
            <w:rFonts w:ascii="Times New Roman" w:eastAsia="Aptos" w:hAnsi="Times New Roman" w:cs="Times New Roman"/>
            <w:sz w:val="20"/>
            <w:szCs w:val="20"/>
            <w:lang w:val="en-US"/>
          </w:rPr>
          <w:t xml:space="preserve">domains </w:t>
        </w:r>
      </w:ins>
      <w:ins w:id="216" w:author="Prenafeta, Francesc" w:date="2025-02-11T15:18:00Z" w16du:dateUtc="2025-02-11T14:18:00Z">
        <w:r w:rsidR="00AC329D">
          <w:rPr>
            <w:rFonts w:ascii="Times New Roman" w:eastAsia="Aptos" w:hAnsi="Times New Roman" w:cs="Times New Roman"/>
            <w:sz w:val="20"/>
            <w:szCs w:val="20"/>
            <w:lang w:val="en-US"/>
          </w:rPr>
          <w:t xml:space="preserve">of the </w:t>
        </w:r>
      </w:ins>
      <w:ins w:id="217" w:author="Prenafeta, Francesc" w:date="2025-02-11T15:32:00Z" w16du:dateUtc="2025-02-11T14:32:00Z">
        <w:r w:rsidR="001B0FD2">
          <w:rPr>
            <w:rFonts w:ascii="Times New Roman" w:eastAsia="Aptos" w:hAnsi="Times New Roman" w:cs="Times New Roman"/>
            <w:sz w:val="20"/>
            <w:szCs w:val="20"/>
            <w:lang w:val="en-US"/>
          </w:rPr>
          <w:t xml:space="preserve">FTIR </w:t>
        </w:r>
      </w:ins>
      <w:ins w:id="218" w:author="Prenafeta, Francesc" w:date="2025-02-11T15:18:00Z" w16du:dateUtc="2025-02-11T14:18:00Z">
        <w:r w:rsidR="00AC329D">
          <w:rPr>
            <w:rFonts w:ascii="Times New Roman" w:eastAsia="Aptos" w:hAnsi="Times New Roman" w:cs="Times New Roman"/>
            <w:sz w:val="20"/>
            <w:szCs w:val="20"/>
            <w:lang w:val="en-US"/>
          </w:rPr>
          <w:t>spectrum</w:t>
        </w:r>
      </w:ins>
      <w:ins w:id="219" w:author="Prenafeta, Francesc" w:date="2025-02-12T10:41:00Z" w16du:dateUtc="2025-02-12T09:41:00Z">
        <w:r w:rsidR="00AA281A">
          <w:rPr>
            <w:rFonts w:ascii="Times New Roman" w:eastAsia="Aptos" w:hAnsi="Times New Roman" w:cs="Times New Roman"/>
            <w:sz w:val="20"/>
            <w:szCs w:val="20"/>
            <w:lang w:val="en-US"/>
          </w:rPr>
          <w:t xml:space="preserve"> of individual cells</w:t>
        </w:r>
      </w:ins>
      <w:ins w:id="220" w:author="Prenafeta, Francesc" w:date="2025-02-12T10:36:00Z" w16du:dateUtc="2025-02-12T09:36:00Z">
        <w:r w:rsidR="00613499">
          <w:rPr>
            <w:rFonts w:ascii="Times New Roman" w:eastAsia="Aptos" w:hAnsi="Times New Roman" w:cs="Times New Roman"/>
            <w:sz w:val="20"/>
            <w:szCs w:val="20"/>
            <w:lang w:val="en-US"/>
          </w:rPr>
          <w:t xml:space="preserve">. </w:t>
        </w:r>
      </w:ins>
      <w:del w:id="221" w:author="Prenafeta, Francesc" w:date="2025-02-12T10:36:00Z" w16du:dateUtc="2025-02-12T09:36:00Z">
        <w:r w:rsidRPr="00CD2636" w:rsidDel="00613499">
          <w:rPr>
            <w:rFonts w:ascii="Times New Roman" w:eastAsia="Aptos" w:hAnsi="Times New Roman" w:cs="Times New Roman"/>
            <w:sz w:val="20"/>
            <w:szCs w:val="20"/>
            <w:lang w:val="en-US"/>
          </w:rPr>
          <w:delText>: 1) t</w:delText>
        </w:r>
      </w:del>
      <w:ins w:id="222" w:author="Prenafeta, Francesc" w:date="2025-02-12T10:36:00Z" w16du:dateUtc="2025-02-12T09:36:00Z">
        <w:r w:rsidR="00613499">
          <w:rPr>
            <w:rFonts w:ascii="Times New Roman" w:eastAsia="Aptos" w:hAnsi="Times New Roman" w:cs="Times New Roman"/>
            <w:sz w:val="20"/>
            <w:szCs w:val="20"/>
            <w:lang w:val="en-US"/>
          </w:rPr>
          <w:t>T</w:t>
        </w:r>
      </w:ins>
      <w:r w:rsidRPr="00CD2636">
        <w:rPr>
          <w:rFonts w:ascii="Times New Roman" w:eastAsia="Aptos" w:hAnsi="Times New Roman" w:cs="Times New Roman"/>
          <w:sz w:val="20"/>
          <w:szCs w:val="20"/>
          <w:lang w:val="en-US"/>
        </w:rPr>
        <w:t>he fingerprint region (1,800-1,000 cm</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w:t>
      </w:r>
      <w:ins w:id="223" w:author="Prenafeta, Francesc" w:date="2025-02-12T10:36:00Z" w16du:dateUtc="2025-02-12T09:36:00Z">
        <w:r w:rsidR="00717146" w:rsidRPr="00717146">
          <w:rPr>
            <w:lang w:val="en-GB"/>
            <w:rPrChange w:id="224" w:author="Prenafeta, Francesc" w:date="2025-02-12T10:36:00Z" w16du:dateUtc="2025-02-12T09:36:00Z">
              <w:rPr/>
            </w:rPrChange>
          </w:rPr>
          <w:t xml:space="preserve"> </w:t>
        </w:r>
        <w:r w:rsidR="00717146" w:rsidRPr="00717146">
          <w:rPr>
            <w:rFonts w:ascii="Times New Roman" w:eastAsia="Aptos" w:hAnsi="Times New Roman" w:cs="Times New Roman"/>
            <w:sz w:val="20"/>
            <w:szCs w:val="20"/>
            <w:lang w:val="en-US"/>
          </w:rPr>
          <w:t>includes C-O, C-N, C-C, and C-H bending vibrations, along with various stretching and bending modes associated with functional groups in organic molecules</w:t>
        </w:r>
      </w:ins>
      <w:r w:rsidRPr="00CD2636">
        <w:rPr>
          <w:rFonts w:ascii="Times New Roman" w:eastAsia="Aptos" w:hAnsi="Times New Roman" w:cs="Times New Roman"/>
          <w:sz w:val="20"/>
          <w:szCs w:val="20"/>
          <w:lang w:val="en-US"/>
        </w:rPr>
        <w:t xml:space="preserve">, </w:t>
      </w:r>
      <w:ins w:id="225" w:author="Prenafeta, Francesc" w:date="2025-02-12T10:35:00Z" w16du:dateUtc="2025-02-12T09:35:00Z">
        <w:r w:rsidR="00B84B5E">
          <w:rPr>
            <w:rFonts w:ascii="Times New Roman" w:eastAsia="Aptos" w:hAnsi="Times New Roman" w:cs="Times New Roman"/>
            <w:sz w:val="20"/>
            <w:szCs w:val="20"/>
            <w:lang w:val="en-US"/>
          </w:rPr>
          <w:t xml:space="preserve">which </w:t>
        </w:r>
      </w:ins>
      <w:ins w:id="226" w:author="Prenafeta, Francesc" w:date="2025-02-12T10:37:00Z" w16du:dateUtc="2025-02-12T09:37:00Z">
        <w:r w:rsidR="007C78AD">
          <w:rPr>
            <w:rFonts w:ascii="Times New Roman" w:eastAsia="Aptos" w:hAnsi="Times New Roman" w:cs="Times New Roman"/>
            <w:sz w:val="20"/>
            <w:szCs w:val="20"/>
            <w:lang w:val="en-US"/>
          </w:rPr>
          <w:t>correspond to</w:t>
        </w:r>
      </w:ins>
      <w:ins w:id="227" w:author="Prenafeta, Francesc" w:date="2025-02-12T10:35:00Z" w16du:dateUtc="2025-02-12T09:35:00Z">
        <w:r w:rsidR="00B84B5E" w:rsidRPr="00B84B5E">
          <w:rPr>
            <w:rFonts w:ascii="Times New Roman" w:eastAsia="Aptos" w:hAnsi="Times New Roman" w:cs="Times New Roman"/>
            <w:sz w:val="20"/>
            <w:szCs w:val="20"/>
            <w:lang w:val="en-US"/>
          </w:rPr>
          <w:t xml:space="preserve"> complex and unique vibrational modes that are highly specific to individual molecules</w:t>
        </w:r>
      </w:ins>
      <w:ins w:id="228" w:author="Prenafeta, Francesc" w:date="2025-02-12T10:37:00Z" w16du:dateUtc="2025-02-12T09:37:00Z">
        <w:r w:rsidR="007C78AD">
          <w:rPr>
            <w:rFonts w:ascii="Times New Roman" w:eastAsia="Aptos" w:hAnsi="Times New Roman" w:cs="Times New Roman"/>
            <w:sz w:val="20"/>
            <w:szCs w:val="20"/>
            <w:lang w:val="en-US"/>
          </w:rPr>
          <w:t>.</w:t>
        </w:r>
      </w:ins>
      <w:ins w:id="229" w:author="Prenafeta, Francesc" w:date="2025-02-12T10:35:00Z" w16du:dateUtc="2025-02-12T09:35:00Z">
        <w:r w:rsidR="00B84B5E">
          <w:rPr>
            <w:rFonts w:ascii="Times New Roman" w:eastAsia="Aptos" w:hAnsi="Times New Roman" w:cs="Times New Roman"/>
            <w:sz w:val="20"/>
            <w:szCs w:val="20"/>
            <w:lang w:val="en-US"/>
          </w:rPr>
          <w:t xml:space="preserve"> </w:t>
        </w:r>
      </w:ins>
      <w:del w:id="230" w:author="Prenafeta, Francesc" w:date="2025-02-12T10:37:00Z" w16du:dateUtc="2025-02-12T09:37:00Z">
        <w:r w:rsidRPr="00CD2636" w:rsidDel="007C78AD">
          <w:rPr>
            <w:rFonts w:ascii="Times New Roman" w:eastAsia="Aptos" w:hAnsi="Times New Roman" w:cs="Times New Roman"/>
            <w:sz w:val="20"/>
            <w:szCs w:val="20"/>
            <w:lang w:val="en-US"/>
          </w:rPr>
          <w:delText>2) t</w:delText>
        </w:r>
      </w:del>
      <w:ins w:id="231" w:author="Prenafeta, Francesc" w:date="2025-02-12T10:37:00Z" w16du:dateUtc="2025-02-12T09:37:00Z">
        <w:r w:rsidR="007C78AD">
          <w:rPr>
            <w:rFonts w:ascii="Times New Roman" w:eastAsia="Aptos" w:hAnsi="Times New Roman" w:cs="Times New Roman"/>
            <w:sz w:val="20"/>
            <w:szCs w:val="20"/>
            <w:lang w:val="en-US"/>
          </w:rPr>
          <w:t>T</w:t>
        </w:r>
      </w:ins>
      <w:r w:rsidRPr="00CD2636">
        <w:rPr>
          <w:rFonts w:ascii="Times New Roman" w:eastAsia="Aptos" w:hAnsi="Times New Roman" w:cs="Times New Roman"/>
          <w:sz w:val="20"/>
          <w:szCs w:val="20"/>
          <w:lang w:val="en-US"/>
        </w:rPr>
        <w:t>he amide I and II regions (1,700-1,500 cm</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w:t>
      </w:r>
      <w:del w:id="232" w:author="Prenafeta, Francesc" w:date="2025-02-12T10:37:00Z" w16du:dateUtc="2025-02-12T09:37:00Z">
        <w:r w:rsidRPr="00CD2636" w:rsidDel="00B748A4">
          <w:rPr>
            <w:rFonts w:ascii="Times New Roman" w:eastAsia="Aptos" w:hAnsi="Times New Roman" w:cs="Times New Roman"/>
            <w:sz w:val="20"/>
            <w:szCs w:val="20"/>
            <w:lang w:val="en-US"/>
          </w:rPr>
          <w:delText>,</w:delText>
        </w:r>
      </w:del>
      <w:ins w:id="233" w:author="Prenafeta, Francesc" w:date="2025-02-12T10:37:00Z" w16du:dateUtc="2025-02-12T09:37:00Z">
        <w:r w:rsidR="00B748A4">
          <w:rPr>
            <w:rFonts w:ascii="Times New Roman" w:eastAsia="Aptos" w:hAnsi="Times New Roman" w:cs="Times New Roman"/>
            <w:sz w:val="20"/>
            <w:szCs w:val="20"/>
            <w:lang w:val="en-US"/>
          </w:rPr>
          <w:t xml:space="preserve"> </w:t>
        </w:r>
      </w:ins>
      <w:ins w:id="234" w:author="Prenafeta, Francesc" w:date="2025-02-12T10:38:00Z" w16du:dateUtc="2025-02-12T09:38:00Z">
        <w:r w:rsidR="00B748A4">
          <w:rPr>
            <w:rFonts w:ascii="Times New Roman" w:eastAsia="Aptos" w:hAnsi="Times New Roman" w:cs="Times New Roman"/>
            <w:sz w:val="20"/>
            <w:szCs w:val="20"/>
            <w:lang w:val="en-US"/>
          </w:rPr>
          <w:t>are</w:t>
        </w:r>
      </w:ins>
      <w:r w:rsidRPr="00CD2636">
        <w:rPr>
          <w:rFonts w:ascii="Times New Roman" w:eastAsia="Aptos" w:hAnsi="Times New Roman" w:cs="Times New Roman"/>
          <w:sz w:val="20"/>
          <w:szCs w:val="20"/>
          <w:lang w:val="en-US"/>
        </w:rPr>
        <w:t xml:space="preserve"> associated with protein structure modifications</w:t>
      </w:r>
      <w:ins w:id="235" w:author="Prenafeta, Francesc" w:date="2025-02-12T10:38:00Z" w16du:dateUtc="2025-02-12T09:38:00Z">
        <w:r w:rsidR="00FC2756">
          <w:rPr>
            <w:rFonts w:ascii="Times New Roman" w:eastAsia="Aptos" w:hAnsi="Times New Roman" w:cs="Times New Roman"/>
            <w:sz w:val="20"/>
            <w:szCs w:val="20"/>
            <w:lang w:val="en-US"/>
          </w:rPr>
          <w:t xml:space="preserve"> due </w:t>
        </w:r>
        <w:r w:rsidR="00FC2756" w:rsidRPr="00FC2756">
          <w:rPr>
            <w:rFonts w:ascii="Times New Roman" w:eastAsia="Aptos" w:hAnsi="Times New Roman" w:cs="Times New Roman"/>
            <w:sz w:val="20"/>
            <w:szCs w:val="20"/>
            <w:lang w:val="en-US"/>
          </w:rPr>
          <w:t>to C=O stretching vibrations in protein amide bonds (</w:t>
        </w:r>
      </w:ins>
      <w:ins w:id="236" w:author="Prenafeta, Francesc" w:date="2025-02-12T10:39:00Z" w16du:dateUtc="2025-02-12T09:39:00Z">
        <w:r w:rsidR="00217A45">
          <w:rPr>
            <w:rFonts w:ascii="Times New Roman" w:eastAsia="Aptos" w:hAnsi="Times New Roman" w:cs="Times New Roman"/>
            <w:sz w:val="20"/>
            <w:szCs w:val="20"/>
            <w:lang w:val="en-US"/>
          </w:rPr>
          <w:t>Amide I band</w:t>
        </w:r>
      </w:ins>
      <w:ins w:id="237" w:author="Prenafeta, Francesc" w:date="2025-02-12T10:38:00Z" w16du:dateUtc="2025-02-12T09:38:00Z">
        <w:r w:rsidR="00FC2756" w:rsidRPr="00FC2756">
          <w:rPr>
            <w:rFonts w:ascii="Times New Roman" w:eastAsia="Aptos" w:hAnsi="Times New Roman" w:cs="Times New Roman"/>
            <w:sz w:val="20"/>
            <w:szCs w:val="20"/>
            <w:lang w:val="en-US"/>
          </w:rPr>
          <w:t>)</w:t>
        </w:r>
      </w:ins>
      <w:del w:id="238" w:author="Prenafeta, Francesc" w:date="2025-02-12T10:39:00Z" w16du:dateUtc="2025-02-12T09:39:00Z">
        <w:r w:rsidRPr="00CD2636" w:rsidDel="00217A45">
          <w:rPr>
            <w:rFonts w:ascii="Times New Roman" w:eastAsia="Aptos" w:hAnsi="Times New Roman" w:cs="Times New Roman"/>
            <w:sz w:val="20"/>
            <w:szCs w:val="20"/>
            <w:lang w:val="en-US"/>
          </w:rPr>
          <w:delText>,</w:delText>
        </w:r>
      </w:del>
      <w:r w:rsidRPr="00CD2636">
        <w:rPr>
          <w:rFonts w:ascii="Times New Roman" w:eastAsia="Aptos" w:hAnsi="Times New Roman" w:cs="Times New Roman"/>
          <w:sz w:val="20"/>
          <w:szCs w:val="20"/>
          <w:lang w:val="en-US"/>
        </w:rPr>
        <w:t xml:space="preserve"> and </w:t>
      </w:r>
      <w:ins w:id="239" w:author="Prenafeta, Francesc" w:date="2025-02-12T10:39:00Z" w16du:dateUtc="2025-02-12T09:39:00Z">
        <w:r w:rsidR="009F1504" w:rsidRPr="009F1504">
          <w:rPr>
            <w:rFonts w:ascii="Times New Roman" w:eastAsia="Aptos" w:hAnsi="Times New Roman" w:cs="Times New Roman"/>
            <w:sz w:val="20"/>
            <w:szCs w:val="20"/>
            <w:lang w:val="en-US"/>
          </w:rPr>
          <w:t xml:space="preserve">N-H bending and C-N stretching vibrations </w:t>
        </w:r>
        <w:r w:rsidR="009F1504">
          <w:rPr>
            <w:rFonts w:ascii="Times New Roman" w:eastAsia="Aptos" w:hAnsi="Times New Roman" w:cs="Times New Roman"/>
            <w:sz w:val="20"/>
            <w:szCs w:val="20"/>
            <w:lang w:val="en-US"/>
          </w:rPr>
          <w:t xml:space="preserve">(Amide II band). </w:t>
        </w:r>
      </w:ins>
      <w:del w:id="240" w:author="Prenafeta, Francesc" w:date="2025-02-12T10:39:00Z" w16du:dateUtc="2025-02-12T09:39:00Z">
        <w:r w:rsidRPr="00CD2636" w:rsidDel="009F1504">
          <w:rPr>
            <w:rFonts w:ascii="Times New Roman" w:eastAsia="Aptos" w:hAnsi="Times New Roman" w:cs="Times New Roman"/>
            <w:sz w:val="20"/>
            <w:szCs w:val="20"/>
            <w:lang w:val="en-US"/>
          </w:rPr>
          <w:delText>3) t</w:delText>
        </w:r>
      </w:del>
      <w:ins w:id="241" w:author="Prenafeta, Francesc" w:date="2025-02-12T10:39:00Z" w16du:dateUtc="2025-02-12T09:39:00Z">
        <w:r w:rsidR="009F1504">
          <w:rPr>
            <w:rFonts w:ascii="Times New Roman" w:eastAsia="Aptos" w:hAnsi="Times New Roman" w:cs="Times New Roman"/>
            <w:sz w:val="20"/>
            <w:szCs w:val="20"/>
            <w:lang w:val="en-US"/>
          </w:rPr>
          <w:t>T</w:t>
        </w:r>
      </w:ins>
      <w:r w:rsidRPr="00CD2636">
        <w:rPr>
          <w:rFonts w:ascii="Times New Roman" w:eastAsia="Aptos" w:hAnsi="Times New Roman" w:cs="Times New Roman"/>
          <w:sz w:val="20"/>
          <w:szCs w:val="20"/>
          <w:lang w:val="en-US"/>
        </w:rPr>
        <w:t>he DNA region (1,350-1,000 cm</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w:t>
      </w:r>
      <w:del w:id="242" w:author="Prenafeta, Francesc" w:date="2025-02-12T10:43:00Z" w16du:dateUtc="2025-02-12T09:43:00Z">
        <w:r w:rsidRPr="00CD2636" w:rsidDel="007A3337">
          <w:rPr>
            <w:rFonts w:ascii="Times New Roman" w:eastAsia="Aptos" w:hAnsi="Times New Roman" w:cs="Times New Roman"/>
            <w:sz w:val="20"/>
            <w:szCs w:val="20"/>
            <w:lang w:val="en-US"/>
          </w:rPr>
          <w:delText>,</w:delText>
        </w:r>
      </w:del>
      <w:r w:rsidRPr="00CD2636">
        <w:rPr>
          <w:rFonts w:ascii="Times New Roman" w:eastAsia="Aptos" w:hAnsi="Times New Roman" w:cs="Times New Roman"/>
          <w:sz w:val="20"/>
          <w:szCs w:val="20"/>
          <w:lang w:val="en-US"/>
        </w:rPr>
        <w:t xml:space="preserve"> correspond</w:t>
      </w:r>
      <w:del w:id="243" w:author="Prenafeta, Francesc" w:date="2025-02-12T10:43:00Z" w16du:dateUtc="2025-02-12T09:43:00Z">
        <w:r w:rsidRPr="00CD2636" w:rsidDel="007A3337">
          <w:rPr>
            <w:rFonts w:ascii="Times New Roman" w:eastAsia="Aptos" w:hAnsi="Times New Roman" w:cs="Times New Roman"/>
            <w:sz w:val="20"/>
            <w:szCs w:val="20"/>
            <w:lang w:val="en-US"/>
          </w:rPr>
          <w:delText>ing</w:delText>
        </w:r>
      </w:del>
      <w:ins w:id="244" w:author="Prenafeta, Francesc" w:date="2025-02-12T10:43:00Z" w16du:dateUtc="2025-02-12T09:43:00Z">
        <w:r w:rsidR="00ED670E">
          <w:rPr>
            <w:rFonts w:ascii="Times New Roman" w:eastAsia="Aptos" w:hAnsi="Times New Roman" w:cs="Times New Roman"/>
            <w:sz w:val="20"/>
            <w:szCs w:val="20"/>
            <w:lang w:val="en-US"/>
          </w:rPr>
          <w:t>s</w:t>
        </w:r>
      </w:ins>
      <w:r w:rsidRPr="00CD2636">
        <w:rPr>
          <w:rFonts w:ascii="Times New Roman" w:eastAsia="Aptos" w:hAnsi="Times New Roman" w:cs="Times New Roman"/>
          <w:sz w:val="20"/>
          <w:szCs w:val="20"/>
          <w:lang w:val="en-US"/>
        </w:rPr>
        <w:t xml:space="preserve"> to </w:t>
      </w:r>
      <w:ins w:id="245" w:author="Prenafeta, Francesc" w:date="2025-02-12T10:43:00Z" w16du:dateUtc="2025-02-12T09:43:00Z">
        <w:r w:rsidR="00ED670E">
          <w:rPr>
            <w:rFonts w:ascii="Times New Roman" w:eastAsia="Aptos" w:hAnsi="Times New Roman" w:cs="Times New Roman"/>
            <w:sz w:val="20"/>
            <w:szCs w:val="20"/>
            <w:lang w:val="en-US"/>
          </w:rPr>
          <w:t>p</w:t>
        </w:r>
        <w:r w:rsidR="00ED670E" w:rsidRPr="00ED670E">
          <w:rPr>
            <w:rFonts w:ascii="Times New Roman" w:eastAsia="Aptos" w:hAnsi="Times New Roman" w:cs="Times New Roman"/>
            <w:sz w:val="20"/>
            <w:szCs w:val="20"/>
            <w:lang w:val="en-US"/>
          </w:rPr>
          <w:t>hosphate stretching vibrations (PO₂⁻ symmetric and asymmetric stretches)</w:t>
        </w:r>
        <w:r w:rsidR="00ED670E">
          <w:rPr>
            <w:rFonts w:ascii="Times New Roman" w:eastAsia="Aptos" w:hAnsi="Times New Roman" w:cs="Times New Roman"/>
            <w:sz w:val="20"/>
            <w:szCs w:val="20"/>
            <w:lang w:val="en-US"/>
          </w:rPr>
          <w:t>, s</w:t>
        </w:r>
        <w:r w:rsidR="00ED670E" w:rsidRPr="00ED670E">
          <w:rPr>
            <w:rFonts w:ascii="Times New Roman" w:eastAsia="Aptos" w:hAnsi="Times New Roman" w:cs="Times New Roman"/>
            <w:sz w:val="20"/>
            <w:szCs w:val="20"/>
            <w:lang w:val="en-US"/>
          </w:rPr>
          <w:t>ugar vibrations from deoxyribose</w:t>
        </w:r>
        <w:r w:rsidR="00ED670E">
          <w:rPr>
            <w:rFonts w:ascii="Times New Roman" w:eastAsia="Aptos" w:hAnsi="Times New Roman" w:cs="Times New Roman"/>
            <w:sz w:val="20"/>
            <w:szCs w:val="20"/>
            <w:lang w:val="en-US"/>
          </w:rPr>
          <w:t xml:space="preserve">, and </w:t>
        </w:r>
      </w:ins>
      <w:ins w:id="246" w:author="Prenafeta, Francesc" w:date="2025-02-12T10:44:00Z" w16du:dateUtc="2025-02-12T09:44:00Z">
        <w:r w:rsidR="00ED670E">
          <w:rPr>
            <w:rFonts w:ascii="Times New Roman" w:eastAsia="Aptos" w:hAnsi="Times New Roman" w:cs="Times New Roman"/>
            <w:sz w:val="20"/>
            <w:szCs w:val="20"/>
            <w:lang w:val="en-US"/>
          </w:rPr>
          <w:t>ba</w:t>
        </w:r>
      </w:ins>
      <w:ins w:id="247" w:author="Prenafeta, Francesc" w:date="2025-02-12T10:43:00Z" w16du:dateUtc="2025-02-12T09:43:00Z">
        <w:r w:rsidR="00ED670E" w:rsidRPr="00ED670E">
          <w:rPr>
            <w:rFonts w:ascii="Times New Roman" w:eastAsia="Aptos" w:hAnsi="Times New Roman" w:cs="Times New Roman"/>
            <w:sz w:val="20"/>
            <w:szCs w:val="20"/>
            <w:lang w:val="en-US"/>
          </w:rPr>
          <w:t>se vibrations (C-N, C=C stretching in nucleobases)</w:t>
        </w:r>
      </w:ins>
      <w:ins w:id="248" w:author="Prenafeta, Francesc" w:date="2025-02-12T10:44:00Z" w16du:dateUtc="2025-02-12T09:44:00Z">
        <w:r w:rsidR="004F3F09">
          <w:rPr>
            <w:rFonts w:ascii="Times New Roman" w:eastAsia="Aptos" w:hAnsi="Times New Roman" w:cs="Times New Roman"/>
            <w:sz w:val="20"/>
            <w:szCs w:val="20"/>
            <w:lang w:val="en-US"/>
          </w:rPr>
          <w:t>,</w:t>
        </w:r>
      </w:ins>
      <w:ins w:id="249" w:author="Prenafeta, Francesc" w:date="2025-02-12T10:43:00Z" w16du:dateUtc="2025-02-12T09:43:00Z">
        <w:r w:rsidR="00ED670E" w:rsidRPr="00ED670E">
          <w:rPr>
            <w:rFonts w:ascii="Times New Roman" w:eastAsia="Aptos" w:hAnsi="Times New Roman" w:cs="Times New Roman"/>
            <w:sz w:val="20"/>
            <w:szCs w:val="20"/>
            <w:lang w:val="en-US"/>
          </w:rPr>
          <w:t xml:space="preserve"> which provide insights into DNA conformation and interactions</w:t>
        </w:r>
      </w:ins>
      <w:del w:id="250" w:author="Prenafeta, Francesc" w:date="2025-02-12T10:44:00Z" w16du:dateUtc="2025-02-12T09:44:00Z">
        <w:r w:rsidRPr="00CD2636" w:rsidDel="004F3F09">
          <w:rPr>
            <w:rFonts w:ascii="Times New Roman" w:eastAsia="Aptos" w:hAnsi="Times New Roman" w:cs="Times New Roman"/>
            <w:sz w:val="20"/>
            <w:szCs w:val="20"/>
            <w:lang w:val="en-US"/>
          </w:rPr>
          <w:delText>the phosphodiester group primarily found in nucleic acids</w:delText>
        </w:r>
      </w:del>
      <w:r w:rsidRPr="00CD2636">
        <w:rPr>
          <w:rFonts w:ascii="Times New Roman" w:eastAsia="Aptos" w:hAnsi="Times New Roman" w:cs="Times New Roman"/>
          <w:sz w:val="20"/>
          <w:szCs w:val="20"/>
          <w:lang w:val="en-US"/>
        </w:rPr>
        <w:t xml:space="preserve">. </w:t>
      </w:r>
    </w:p>
    <w:p w14:paraId="516CD11C" w14:textId="6D181126" w:rsidR="00FD1FD0" w:rsidRPr="00CD2636" w:rsidDel="00B91B64" w:rsidRDefault="00FD1FD0" w:rsidP="00FD1FD0">
      <w:pPr>
        <w:spacing w:line="259" w:lineRule="auto"/>
        <w:jc w:val="both"/>
        <w:rPr>
          <w:del w:id="251" w:author="Prenafeta, Francesc" w:date="2025-02-11T16:26:00Z" w16du:dateUtc="2025-02-11T15:26:00Z"/>
          <w:rFonts w:ascii="Times New Roman" w:eastAsia="Aptos" w:hAnsi="Times New Roman" w:cs="Times New Roman"/>
          <w:sz w:val="20"/>
          <w:szCs w:val="20"/>
          <w:lang w:val="en-US"/>
        </w:rPr>
      </w:pPr>
      <w:del w:id="252" w:author="Prenafeta, Francesc" w:date="2025-02-11T16:26:00Z" w16du:dateUtc="2025-02-11T15:26:00Z">
        <w:r w:rsidRPr="00CD2636" w:rsidDel="00B91B64">
          <w:rPr>
            <w:rFonts w:ascii="Times New Roman" w:eastAsia="Aptos" w:hAnsi="Times New Roman" w:cs="Times New Roman"/>
            <w:sz w:val="20"/>
            <w:szCs w:val="20"/>
            <w:lang w:val="en-US"/>
          </w:rPr>
          <w:delText>PCA</w:delText>
        </w:r>
      </w:del>
      <w:del w:id="253" w:author="Prenafeta, Francesc" w:date="2025-02-11T15:29:00Z" w16du:dateUtc="2025-02-11T14:29:00Z">
        <w:r w:rsidRPr="00CD2636" w:rsidDel="00F57E51">
          <w:rPr>
            <w:rFonts w:ascii="Times New Roman" w:eastAsia="Aptos" w:hAnsi="Times New Roman" w:cs="Times New Roman"/>
            <w:sz w:val="20"/>
            <w:szCs w:val="20"/>
            <w:lang w:val="en-US"/>
          </w:rPr>
          <w:delText xml:space="preserve"> score analysis</w:delText>
        </w:r>
      </w:del>
      <w:del w:id="254" w:author="Prenafeta, Francesc" w:date="2025-02-11T16:26:00Z" w16du:dateUtc="2025-02-11T15:26:00Z">
        <w:r w:rsidRPr="00CD2636" w:rsidDel="00B91B64">
          <w:rPr>
            <w:rFonts w:ascii="Times New Roman" w:eastAsia="Aptos" w:hAnsi="Times New Roman" w:cs="Times New Roman"/>
            <w:sz w:val="20"/>
            <w:szCs w:val="20"/>
            <w:lang w:val="en-US"/>
          </w:rPr>
          <w:delText xml:space="preserve"> revealed distinct spectral variations in several regions, </w:delText>
        </w:r>
        <w:commentRangeStart w:id="255"/>
        <w:r w:rsidRPr="00CD2636" w:rsidDel="00B91B64">
          <w:rPr>
            <w:rFonts w:ascii="Times New Roman" w:eastAsia="Aptos" w:hAnsi="Times New Roman" w:cs="Times New Roman"/>
            <w:sz w:val="20"/>
            <w:szCs w:val="20"/>
            <w:lang w:val="en-US"/>
          </w:rPr>
          <w:delText>particularly concerning melanin content</w:delText>
        </w:r>
        <w:commentRangeEnd w:id="255"/>
        <w:r w:rsidR="009178C5" w:rsidDel="00B91B64">
          <w:rPr>
            <w:rStyle w:val="Refdecomentario"/>
          </w:rPr>
          <w:commentReference w:id="255"/>
        </w:r>
        <w:r w:rsidRPr="00CD2636" w:rsidDel="00B91B64">
          <w:rPr>
            <w:rFonts w:ascii="Times New Roman" w:eastAsia="Aptos" w:hAnsi="Times New Roman" w:cs="Times New Roman"/>
            <w:sz w:val="20"/>
            <w:szCs w:val="20"/>
            <w:lang w:val="en-US"/>
          </w:rPr>
          <w:delText>, when comparing A</w:delText>
        </w:r>
      </w:del>
      <w:del w:id="256" w:author="Prenafeta, Francesc" w:date="2025-02-11T16:06:00Z" w16du:dateUtc="2025-02-11T15:06:00Z">
        <w:r w:rsidRPr="00CD2636" w:rsidDel="00C20496">
          <w:rPr>
            <w:rFonts w:ascii="Times New Roman" w:eastAsia="Aptos" w:hAnsi="Times New Roman" w:cs="Times New Roman"/>
            <w:sz w:val="20"/>
            <w:szCs w:val="20"/>
            <w:lang w:val="en-US"/>
          </w:rPr>
          <w:delText>r</w:delText>
        </w:r>
      </w:del>
      <w:del w:id="257" w:author="Prenafeta, Francesc" w:date="2025-02-11T16:26:00Z" w16du:dateUtc="2025-02-11T15:26:00Z">
        <w:r w:rsidRPr="00CD2636" w:rsidDel="00B91B64">
          <w:rPr>
            <w:rFonts w:ascii="Times New Roman" w:eastAsia="Aptos" w:hAnsi="Times New Roman" w:cs="Times New Roman"/>
            <w:sz w:val="20"/>
            <w:szCs w:val="20"/>
            <w:lang w:val="en-US"/>
          </w:rPr>
          <w:delText>(V)-exposed cells (T1) to the unexposed control (C1). Within the fingerprint region, PCA also displayed a clear distinction between melanized cells, either exposed or not to As(V) (T1 and C1), and those where melanin biosynthesis was inhibited with tricyclazole (T3 and C2). This distinction was primarily driven by PC1, explaining 70% of the total variance observed. In the lipid region, the PC1 accounted for 68% of the variance and showed a greater variation for the tricyclazole treated cells C2 and T3. This suggests a stronger influence of both melanin inhibition and arsenate exposure on the lipid profile.</w:delText>
        </w:r>
      </w:del>
    </w:p>
    <w:p w14:paraId="091054FE" w14:textId="4D558984" w:rsidR="00FD1FD0" w:rsidRPr="00CD2636" w:rsidRDefault="0038201C" w:rsidP="00FD1FD0">
      <w:pPr>
        <w:rPr>
          <w:rFonts w:ascii="Times New Roman" w:hAnsi="Times New Roman" w:cs="Times New Roman"/>
          <w:lang w:val="en-US"/>
        </w:rPr>
      </w:pPr>
      <w:commentRangeStart w:id="258"/>
      <w:r>
        <w:rPr>
          <w:rFonts w:ascii="Times New Roman" w:hAnsi="Times New Roman" w:cs="Times New Roman"/>
          <w:noProof/>
          <w:lang w:val="en-US"/>
        </w:rPr>
        <w:drawing>
          <wp:inline distT="0" distB="0" distL="0" distR="0" wp14:anchorId="65896272" wp14:editId="5DA7162C">
            <wp:extent cx="5400040" cy="1623754"/>
            <wp:effectExtent l="0" t="0" r="0" b="0"/>
            <wp:docPr id="1619299862" name="Imagen 1" descr="Gráfico, Hist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99862" name="Imagen 1" descr="Gráfico, Histograma"/>
                    <pic:cNvPicPr/>
                  </pic:nvPicPr>
                  <pic:blipFill rotWithShape="1">
                    <a:blip r:embed="rId12" cstate="print">
                      <a:extLst>
                        <a:ext uri="{28A0092B-C50C-407E-A947-70E740481C1C}">
                          <a14:useLocalDpi xmlns:a14="http://schemas.microsoft.com/office/drawing/2010/main" val="0"/>
                        </a:ext>
                      </a:extLst>
                    </a:blip>
                    <a:srcRect t="15132"/>
                    <a:stretch/>
                  </pic:blipFill>
                  <pic:spPr bwMode="auto">
                    <a:xfrm>
                      <a:off x="0" y="0"/>
                      <a:ext cx="5400040" cy="1623754"/>
                    </a:xfrm>
                    <a:prstGeom prst="rect">
                      <a:avLst/>
                    </a:prstGeom>
                    <a:ln>
                      <a:noFill/>
                    </a:ln>
                    <a:extLst>
                      <a:ext uri="{53640926-AAD7-44D8-BBD7-CCE9431645EC}">
                        <a14:shadowObscured xmlns:a14="http://schemas.microsoft.com/office/drawing/2010/main"/>
                      </a:ext>
                    </a:extLst>
                  </pic:spPr>
                </pic:pic>
              </a:graphicData>
            </a:graphic>
          </wp:inline>
        </w:drawing>
      </w:r>
      <w:commentRangeEnd w:id="258"/>
      <w:r w:rsidR="0030282B">
        <w:rPr>
          <w:rStyle w:val="Refdecomentario"/>
        </w:rPr>
        <w:commentReference w:id="258"/>
      </w:r>
    </w:p>
    <w:p w14:paraId="52994859" w14:textId="627AA129" w:rsidR="00FD1FD0" w:rsidRPr="00CD2636" w:rsidRDefault="00FD1FD0" w:rsidP="00FD1FD0">
      <w:pPr>
        <w:rPr>
          <w:rFonts w:ascii="Times New Roman" w:hAnsi="Times New Roman" w:cs="Times New Roman"/>
          <w:lang w:val="en-US"/>
        </w:rPr>
      </w:pPr>
      <w:del w:id="259" w:author="Prenafeta, Francesc" w:date="2025-02-11T17:20:00Z" w16du:dateUtc="2025-02-11T16:20:00Z">
        <w:r w:rsidRPr="00CD2636" w:rsidDel="00796B48">
          <w:rPr>
            <w:rFonts w:ascii="Times New Roman" w:hAnsi="Times New Roman" w:cs="Times New Roman"/>
            <w:lang w:val="en-US"/>
          </w:rPr>
          <w:delText xml:space="preserve"> </w:delText>
        </w:r>
      </w:del>
    </w:p>
    <w:p w14:paraId="632B989C" w14:textId="6FAAFAA3" w:rsidR="00FD1FD0" w:rsidRDefault="00FD1FD0" w:rsidP="00FD1FD0">
      <w:pPr>
        <w:keepNext/>
        <w:spacing w:before="120" w:after="240" w:line="240" w:lineRule="auto"/>
        <w:jc w:val="both"/>
        <w:rPr>
          <w:ins w:id="260" w:author="Prenafeta, Francesc" w:date="2025-02-11T16:26:00Z" w16du:dateUtc="2025-02-11T15:26:00Z"/>
          <w:rFonts w:ascii="Times New Roman" w:eastAsia="Aptos" w:hAnsi="Times New Roman" w:cs="Times New Roman"/>
          <w:b/>
          <w:bCs/>
          <w:kern w:val="0"/>
          <w:sz w:val="20"/>
          <w:szCs w:val="20"/>
          <w:lang w:val="en-US"/>
          <w14:ligatures w14:val="none"/>
        </w:rPr>
      </w:pPr>
      <w:bookmarkStart w:id="261" w:name="_Toc165370396"/>
      <w:r w:rsidRPr="00FD1FD0">
        <w:rPr>
          <w:rFonts w:ascii="Times New Roman" w:eastAsia="Aptos" w:hAnsi="Times New Roman" w:cs="Times New Roman"/>
          <w:b/>
          <w:bCs/>
          <w:kern w:val="0"/>
          <w:sz w:val="20"/>
          <w:szCs w:val="20"/>
          <w:lang w:val="en-US"/>
          <w14:ligatures w14:val="none"/>
        </w:rPr>
        <w:t xml:space="preserve">Figure </w:t>
      </w:r>
      <w:r w:rsidRPr="00FD1FD0">
        <w:rPr>
          <w:rFonts w:ascii="Times New Roman" w:eastAsia="Aptos" w:hAnsi="Times New Roman" w:cs="Times New Roman"/>
          <w:b/>
          <w:bCs/>
          <w:kern w:val="0"/>
          <w:sz w:val="20"/>
          <w:szCs w:val="20"/>
          <w:lang w:val="en-US"/>
          <w14:ligatures w14:val="none"/>
        </w:rPr>
        <w:fldChar w:fldCharType="begin"/>
      </w:r>
      <w:r w:rsidRPr="00FD1FD0">
        <w:rPr>
          <w:rFonts w:ascii="Times New Roman" w:eastAsia="Aptos" w:hAnsi="Times New Roman" w:cs="Times New Roman"/>
          <w:b/>
          <w:bCs/>
          <w:kern w:val="0"/>
          <w:sz w:val="20"/>
          <w:szCs w:val="20"/>
          <w:lang w:val="en-US"/>
          <w14:ligatures w14:val="none"/>
        </w:rPr>
        <w:instrText xml:space="preserve"> SEQ Figu \* ARABIC </w:instrText>
      </w:r>
      <w:r w:rsidRPr="00FD1FD0">
        <w:rPr>
          <w:rFonts w:ascii="Times New Roman" w:eastAsia="Aptos" w:hAnsi="Times New Roman" w:cs="Times New Roman"/>
          <w:b/>
          <w:bCs/>
          <w:kern w:val="0"/>
          <w:sz w:val="20"/>
          <w:szCs w:val="20"/>
          <w:lang w:val="en-US"/>
          <w14:ligatures w14:val="none"/>
        </w:rPr>
        <w:fldChar w:fldCharType="separate"/>
      </w:r>
      <w:r w:rsidRPr="00FD1FD0">
        <w:rPr>
          <w:rFonts w:ascii="Times New Roman" w:eastAsia="Aptos" w:hAnsi="Times New Roman" w:cs="Times New Roman"/>
          <w:b/>
          <w:bCs/>
          <w:noProof/>
          <w:kern w:val="0"/>
          <w:sz w:val="20"/>
          <w:szCs w:val="20"/>
          <w:lang w:val="en-US"/>
          <w14:ligatures w14:val="none"/>
        </w:rPr>
        <w:t>1</w:t>
      </w:r>
      <w:r w:rsidRPr="00FD1FD0">
        <w:rPr>
          <w:rFonts w:ascii="Times New Roman" w:eastAsia="Aptos" w:hAnsi="Times New Roman" w:cs="Times New Roman"/>
          <w:b/>
          <w:bCs/>
          <w:kern w:val="0"/>
          <w:sz w:val="20"/>
          <w:szCs w:val="20"/>
          <w:lang w:val="en-US"/>
          <w14:ligatures w14:val="none"/>
        </w:rPr>
        <w:fldChar w:fldCharType="end"/>
      </w:r>
      <w:r w:rsidRPr="00FD1FD0">
        <w:rPr>
          <w:rFonts w:ascii="Times New Roman" w:eastAsia="Aptos" w:hAnsi="Times New Roman" w:cs="Times New Roman"/>
          <w:b/>
          <w:bCs/>
          <w:kern w:val="0"/>
          <w:sz w:val="20"/>
          <w:szCs w:val="20"/>
          <w:lang w:val="en-US"/>
          <w14:ligatures w14:val="none"/>
        </w:rPr>
        <w:t xml:space="preserve">. </w:t>
      </w:r>
      <w:r w:rsidRPr="00FD1FD0">
        <w:rPr>
          <w:rFonts w:ascii="Times New Roman" w:eastAsia="Aptos" w:hAnsi="Times New Roman" w:cs="Times New Roman"/>
          <w:kern w:val="0"/>
          <w:sz w:val="20"/>
          <w:szCs w:val="20"/>
          <w:lang w:val="en-US"/>
          <w14:ligatures w14:val="none"/>
        </w:rPr>
        <w:t xml:space="preserve">Averaged absorbance </w:t>
      </w:r>
      <w:ins w:id="262" w:author="Prenafeta, Francesc" w:date="2025-02-11T15:35:00Z" w16du:dateUtc="2025-02-11T14:35:00Z">
        <w:r w:rsidR="005578BF">
          <w:rPr>
            <w:rFonts w:ascii="Times New Roman" w:eastAsia="Aptos" w:hAnsi="Times New Roman" w:cs="Times New Roman"/>
            <w:kern w:val="0"/>
            <w:sz w:val="20"/>
            <w:szCs w:val="20"/>
            <w:lang w:val="en-US"/>
            <w14:ligatures w14:val="none"/>
          </w:rPr>
          <w:t xml:space="preserve">of </w:t>
        </w:r>
      </w:ins>
      <w:ins w:id="263" w:author="Prenafeta, Francesc" w:date="2025-02-11T15:33:00Z" w16du:dateUtc="2025-02-11T14:33:00Z">
        <w:r w:rsidR="0095164A">
          <w:rPr>
            <w:rFonts w:ascii="Times New Roman" w:eastAsia="Aptos" w:hAnsi="Times New Roman" w:cs="Times New Roman"/>
            <w:kern w:val="0"/>
            <w:sz w:val="20"/>
            <w:szCs w:val="20"/>
            <w:lang w:val="en-US"/>
            <w14:ligatures w14:val="none"/>
          </w:rPr>
          <w:t xml:space="preserve">SR-FTIR </w:t>
        </w:r>
      </w:ins>
      <w:r w:rsidRPr="00FD1FD0">
        <w:rPr>
          <w:rFonts w:ascii="Times New Roman" w:eastAsia="Aptos" w:hAnsi="Times New Roman" w:cs="Times New Roman"/>
          <w:kern w:val="0"/>
          <w:sz w:val="20"/>
          <w:szCs w:val="20"/>
          <w:lang w:val="en-US"/>
          <w14:ligatures w14:val="none"/>
        </w:rPr>
        <w:t xml:space="preserve">spectra from </w:t>
      </w:r>
      <w:ins w:id="264" w:author="Prenafeta, Francesc" w:date="2025-02-11T15:34:00Z" w16du:dateUtc="2025-02-11T14:34:00Z">
        <w:r w:rsidR="00BA405C">
          <w:rPr>
            <w:rFonts w:ascii="Times New Roman" w:eastAsia="Aptos" w:hAnsi="Times New Roman" w:cs="Times New Roman"/>
            <w:kern w:val="0"/>
            <w:sz w:val="20"/>
            <w:szCs w:val="20"/>
            <w:lang w:val="en-US"/>
            <w14:ligatures w14:val="none"/>
          </w:rPr>
          <w:t xml:space="preserve">individual cells of </w:t>
        </w:r>
        <w:proofErr w:type="spellStart"/>
        <w:r w:rsidR="00BA405C" w:rsidRPr="002A603A">
          <w:rPr>
            <w:rFonts w:ascii="Times New Roman" w:eastAsia="Aptos" w:hAnsi="Times New Roman" w:cs="Times New Roman"/>
            <w:i/>
            <w:iCs/>
            <w:kern w:val="0"/>
            <w:sz w:val="20"/>
            <w:szCs w:val="20"/>
            <w:lang w:val="en-US"/>
            <w14:ligatures w14:val="none"/>
            <w:rPrChange w:id="265" w:author="Prenafeta, Francesc" w:date="2025-02-11T15:35:00Z" w16du:dateUtc="2025-02-11T14:35:00Z">
              <w:rPr>
                <w:rFonts w:ascii="Times New Roman" w:eastAsia="Aptos" w:hAnsi="Times New Roman" w:cs="Times New Roman"/>
                <w:kern w:val="0"/>
                <w:sz w:val="20"/>
                <w:szCs w:val="20"/>
                <w:lang w:val="en-US"/>
                <w14:ligatures w14:val="none"/>
              </w:rPr>
            </w:rPrChange>
          </w:rPr>
          <w:t>E</w:t>
        </w:r>
        <w:r w:rsidR="008474FE" w:rsidRPr="002A603A">
          <w:rPr>
            <w:rFonts w:ascii="Times New Roman" w:eastAsia="Aptos" w:hAnsi="Times New Roman" w:cs="Times New Roman"/>
            <w:i/>
            <w:iCs/>
            <w:kern w:val="0"/>
            <w:sz w:val="20"/>
            <w:szCs w:val="20"/>
            <w:lang w:val="en-US"/>
            <w14:ligatures w14:val="none"/>
            <w:rPrChange w:id="266" w:author="Prenafeta, Francesc" w:date="2025-02-11T15:35:00Z" w16du:dateUtc="2025-02-11T14:35:00Z">
              <w:rPr>
                <w:rFonts w:ascii="Times New Roman" w:eastAsia="Aptos" w:hAnsi="Times New Roman" w:cs="Times New Roman"/>
                <w:kern w:val="0"/>
                <w:sz w:val="20"/>
                <w:szCs w:val="20"/>
                <w:lang w:val="en-US"/>
                <w14:ligatures w14:val="none"/>
              </w:rPr>
            </w:rPrChange>
          </w:rPr>
          <w:t>xophiala</w:t>
        </w:r>
        <w:proofErr w:type="spellEnd"/>
        <w:r w:rsidR="00BA405C" w:rsidRPr="002A603A">
          <w:rPr>
            <w:rFonts w:ascii="Times New Roman" w:eastAsia="Aptos" w:hAnsi="Times New Roman" w:cs="Times New Roman"/>
            <w:i/>
            <w:iCs/>
            <w:kern w:val="0"/>
            <w:sz w:val="20"/>
            <w:szCs w:val="20"/>
            <w:lang w:val="en-US"/>
            <w14:ligatures w14:val="none"/>
            <w:rPrChange w:id="267" w:author="Prenafeta, Francesc" w:date="2025-02-11T15:35:00Z" w16du:dateUtc="2025-02-11T14:35:00Z">
              <w:rPr>
                <w:rFonts w:ascii="Times New Roman" w:eastAsia="Aptos" w:hAnsi="Times New Roman" w:cs="Times New Roman"/>
                <w:kern w:val="0"/>
                <w:sz w:val="20"/>
                <w:szCs w:val="20"/>
                <w:lang w:val="en-US"/>
                <w14:ligatures w14:val="none"/>
              </w:rPr>
            </w:rPrChange>
          </w:rPr>
          <w:t xml:space="preserve"> mesophila</w:t>
        </w:r>
      </w:ins>
      <w:del w:id="268" w:author="Prenafeta, Francesc" w:date="2025-02-11T15:34:00Z" w16du:dateUtc="2025-02-11T14:34:00Z">
        <w:r w:rsidRPr="002A603A" w:rsidDel="00BA405C">
          <w:rPr>
            <w:rFonts w:ascii="Times New Roman" w:eastAsia="Aptos" w:hAnsi="Times New Roman" w:cs="Times New Roman"/>
            <w:i/>
            <w:iCs/>
            <w:kern w:val="0"/>
            <w:sz w:val="20"/>
            <w:szCs w:val="20"/>
            <w:lang w:val="en-US"/>
            <w14:ligatures w14:val="none"/>
            <w:rPrChange w:id="269" w:author="Prenafeta, Francesc" w:date="2025-02-11T15:35:00Z" w16du:dateUtc="2025-02-11T14:35:00Z">
              <w:rPr>
                <w:rFonts w:ascii="Times New Roman" w:eastAsia="Aptos" w:hAnsi="Times New Roman" w:cs="Times New Roman"/>
                <w:kern w:val="0"/>
                <w:sz w:val="20"/>
                <w:szCs w:val="20"/>
                <w:lang w:val="en-US"/>
                <w14:ligatures w14:val="none"/>
              </w:rPr>
            </w:rPrChange>
          </w:rPr>
          <w:delText>controls and treatments</w:delText>
        </w:r>
      </w:del>
      <w:r w:rsidRPr="00FD1FD0">
        <w:rPr>
          <w:rFonts w:ascii="Times New Roman" w:eastAsia="Aptos" w:hAnsi="Times New Roman" w:cs="Times New Roman"/>
          <w:kern w:val="0"/>
          <w:sz w:val="20"/>
          <w:szCs w:val="20"/>
          <w:lang w:val="en-US"/>
          <w14:ligatures w14:val="none"/>
        </w:rPr>
        <w:t xml:space="preserve"> </w:t>
      </w:r>
      <w:ins w:id="270" w:author="Prenafeta, Francesc" w:date="2025-02-11T15:34:00Z" w16du:dateUtc="2025-02-11T14:34:00Z">
        <w:r w:rsidR="008474FE">
          <w:rPr>
            <w:rFonts w:ascii="Times New Roman" w:eastAsia="Aptos" w:hAnsi="Times New Roman" w:cs="Times New Roman"/>
            <w:kern w:val="0"/>
            <w:sz w:val="20"/>
            <w:szCs w:val="20"/>
            <w:lang w:val="en-US"/>
            <w14:ligatures w14:val="none"/>
          </w:rPr>
          <w:t>IRTA</w:t>
        </w:r>
      </w:ins>
      <w:ins w:id="271" w:author="Prenafeta, Francesc" w:date="2025-02-11T15:35:00Z" w16du:dateUtc="2025-02-11T14:35:00Z">
        <w:r w:rsidR="005578BF">
          <w:rPr>
            <w:rFonts w:ascii="Times New Roman" w:eastAsia="Aptos" w:hAnsi="Times New Roman" w:cs="Times New Roman"/>
            <w:kern w:val="0"/>
            <w:sz w:val="20"/>
            <w:szCs w:val="20"/>
            <w:lang w:val="en-US"/>
            <w14:ligatures w14:val="none"/>
          </w:rPr>
          <w:t xml:space="preserve"> </w:t>
        </w:r>
      </w:ins>
      <w:ins w:id="272" w:author="Prenafeta, Francesc" w:date="2025-02-11T15:34:00Z" w16du:dateUtc="2025-02-11T14:34:00Z">
        <w:r w:rsidR="008474FE">
          <w:rPr>
            <w:rFonts w:ascii="Times New Roman" w:eastAsia="Aptos" w:hAnsi="Times New Roman" w:cs="Times New Roman"/>
            <w:kern w:val="0"/>
            <w:sz w:val="20"/>
            <w:szCs w:val="20"/>
            <w:lang w:val="en-US"/>
            <w14:ligatures w14:val="none"/>
          </w:rPr>
          <w:t>M2-</w:t>
        </w:r>
      </w:ins>
      <w:ins w:id="273" w:author="Prenafeta, Francesc" w:date="2025-02-11T15:35:00Z" w16du:dateUtc="2025-02-11T14:35:00Z">
        <w:r w:rsidR="005578BF">
          <w:rPr>
            <w:rFonts w:ascii="Times New Roman" w:eastAsia="Aptos" w:hAnsi="Times New Roman" w:cs="Times New Roman"/>
            <w:kern w:val="0"/>
            <w:sz w:val="20"/>
            <w:szCs w:val="20"/>
            <w:lang w:val="en-US"/>
            <w14:ligatures w14:val="none"/>
          </w:rPr>
          <w:t>F10</w:t>
        </w:r>
      </w:ins>
      <w:ins w:id="274" w:author="Prenafeta, Francesc" w:date="2025-02-11T15:34:00Z" w16du:dateUtc="2025-02-11T14:34:00Z">
        <w:r w:rsidR="008474FE">
          <w:rPr>
            <w:rFonts w:ascii="Times New Roman" w:eastAsia="Aptos" w:hAnsi="Times New Roman" w:cs="Times New Roman"/>
            <w:kern w:val="0"/>
            <w:sz w:val="20"/>
            <w:szCs w:val="20"/>
            <w:lang w:val="en-US"/>
            <w14:ligatures w14:val="none"/>
          </w:rPr>
          <w:t xml:space="preserve"> </w:t>
        </w:r>
      </w:ins>
      <w:r w:rsidRPr="00FD1FD0">
        <w:rPr>
          <w:rFonts w:ascii="Times New Roman" w:eastAsia="Aptos" w:hAnsi="Times New Roman" w:cs="Times New Roman"/>
          <w:kern w:val="0"/>
          <w:sz w:val="20"/>
          <w:szCs w:val="20"/>
          <w:lang w:val="en-US"/>
          <w14:ligatures w14:val="none"/>
        </w:rPr>
        <w:t>(</w:t>
      </w:r>
      <w:ins w:id="275" w:author="Prenafeta, Francesc" w:date="2025-02-11T16:01:00Z" w16du:dateUtc="2025-02-11T15:01:00Z">
        <w:r w:rsidR="00843B0D">
          <w:rPr>
            <w:rFonts w:ascii="Times New Roman" w:eastAsia="Aptos" w:hAnsi="Times New Roman" w:cs="Times New Roman"/>
            <w:kern w:val="0"/>
            <w:sz w:val="20"/>
            <w:szCs w:val="20"/>
            <w:lang w:val="en-US"/>
            <w14:ligatures w14:val="none"/>
          </w:rPr>
          <w:t>n=</w:t>
        </w:r>
        <w:commentRangeStart w:id="276"/>
        <w:r w:rsidR="00843B0D">
          <w:rPr>
            <w:rFonts w:ascii="Times New Roman" w:eastAsia="Aptos" w:hAnsi="Times New Roman" w:cs="Times New Roman"/>
            <w:kern w:val="0"/>
            <w:sz w:val="20"/>
            <w:szCs w:val="20"/>
            <w:lang w:val="en-US"/>
            <w14:ligatures w14:val="none"/>
          </w:rPr>
          <w:t>xxx</w:t>
        </w:r>
      </w:ins>
      <w:commentRangeEnd w:id="276"/>
      <w:ins w:id="277" w:author="Prenafeta, Francesc" w:date="2025-02-11T16:02:00Z" w16du:dateUtc="2025-02-11T15:02:00Z">
        <w:r w:rsidR="00715DEF">
          <w:rPr>
            <w:rStyle w:val="Refdecomentario"/>
          </w:rPr>
          <w:commentReference w:id="276"/>
        </w:r>
      </w:ins>
      <w:ins w:id="278" w:author="Prenafeta, Francesc" w:date="2025-02-11T16:01:00Z" w16du:dateUtc="2025-02-11T15:01:00Z">
        <w:r w:rsidR="00843B0D">
          <w:rPr>
            <w:rFonts w:ascii="Times New Roman" w:eastAsia="Aptos" w:hAnsi="Times New Roman" w:cs="Times New Roman"/>
            <w:kern w:val="0"/>
            <w:sz w:val="20"/>
            <w:szCs w:val="20"/>
            <w:lang w:val="en-US"/>
            <w14:ligatures w14:val="none"/>
          </w:rPr>
          <w:t xml:space="preserve">; </w:t>
        </w:r>
      </w:ins>
      <w:r w:rsidRPr="00FD1FD0">
        <w:rPr>
          <w:rFonts w:ascii="Times New Roman" w:eastAsia="Aptos" w:hAnsi="Times New Roman" w:cs="Times New Roman"/>
          <w:kern w:val="0"/>
          <w:sz w:val="20"/>
          <w:szCs w:val="20"/>
          <w:lang w:val="en-US"/>
          <w14:ligatures w14:val="none"/>
        </w:rPr>
        <w:t>unit vector normalized)</w:t>
      </w:r>
      <w:del w:id="279" w:author="Prenafeta, Francesc" w:date="2025-02-11T15:42:00Z" w16du:dateUtc="2025-02-11T14:42:00Z">
        <w:r w:rsidRPr="00FD1FD0" w:rsidDel="00DC48D4">
          <w:rPr>
            <w:rFonts w:ascii="Times New Roman" w:eastAsia="Aptos" w:hAnsi="Times New Roman" w:cs="Times New Roman"/>
            <w:kern w:val="0"/>
            <w:sz w:val="20"/>
            <w:szCs w:val="20"/>
            <w:lang w:val="en-US"/>
            <w14:ligatures w14:val="none"/>
          </w:rPr>
          <w:delText xml:space="preserve">. </w:delText>
        </w:r>
      </w:del>
      <w:del w:id="280" w:author="Prenafeta, Francesc" w:date="2025-02-11T15:36:00Z" w16du:dateUtc="2025-02-11T14:36:00Z">
        <w:r w:rsidRPr="00FD1FD0" w:rsidDel="0016552E">
          <w:rPr>
            <w:rFonts w:ascii="Times New Roman" w:eastAsia="Aptos" w:hAnsi="Times New Roman" w:cs="Times New Roman"/>
            <w:kern w:val="0"/>
            <w:sz w:val="20"/>
            <w:szCs w:val="20"/>
            <w:lang w:val="en-US"/>
            <w14:ligatures w14:val="none"/>
          </w:rPr>
          <w:delText xml:space="preserve">The different averaged absorbance spectra have been shifted along the absorbance axis. </w:delText>
        </w:r>
      </w:del>
      <w:del w:id="281" w:author="Prenafeta, Francesc" w:date="2025-02-11T15:38:00Z" w16du:dateUtc="2025-02-11T14:38:00Z">
        <w:r w:rsidRPr="00FD1FD0" w:rsidDel="00401D0D">
          <w:rPr>
            <w:rFonts w:ascii="Times New Roman" w:eastAsia="Aptos" w:hAnsi="Times New Roman" w:cs="Times New Roman"/>
            <w:kern w:val="0"/>
            <w:sz w:val="20"/>
            <w:szCs w:val="20"/>
            <w:lang w:val="en-US"/>
            <w14:ligatures w14:val="none"/>
          </w:rPr>
          <w:delText>Non-exposed cells</w:delText>
        </w:r>
      </w:del>
      <w:del w:id="282" w:author="Prenafeta, Francesc" w:date="2025-02-11T15:36:00Z" w16du:dateUtc="2025-02-11T14:36:00Z">
        <w:r w:rsidRPr="00FD1FD0" w:rsidDel="0016552E">
          <w:rPr>
            <w:rFonts w:ascii="Times New Roman" w:eastAsia="Aptos" w:hAnsi="Times New Roman" w:cs="Times New Roman"/>
            <w:kern w:val="0"/>
            <w:sz w:val="20"/>
            <w:szCs w:val="20"/>
            <w:lang w:val="en-US"/>
            <w14:ligatures w14:val="none"/>
          </w:rPr>
          <w:delText>:</w:delText>
        </w:r>
      </w:del>
      <w:del w:id="283" w:author="Prenafeta, Francesc" w:date="2025-02-11T15:38:00Z" w16du:dateUtc="2025-02-11T14:38:00Z">
        <w:r w:rsidRPr="00FD1FD0" w:rsidDel="00401D0D">
          <w:rPr>
            <w:rFonts w:ascii="Times New Roman" w:eastAsia="Aptos" w:hAnsi="Times New Roman" w:cs="Times New Roman"/>
            <w:kern w:val="0"/>
            <w:sz w:val="20"/>
            <w:szCs w:val="20"/>
            <w:lang w:val="en-US"/>
            <w14:ligatures w14:val="none"/>
          </w:rPr>
          <w:delText xml:space="preserve"> intact cells (C1) and cells treated with the melanin inhibitor tryciclazole (C2). </w:delText>
        </w:r>
        <w:r w:rsidRPr="00FD1FD0" w:rsidDel="00053178">
          <w:rPr>
            <w:rFonts w:ascii="Times New Roman" w:eastAsia="Aptos" w:hAnsi="Times New Roman" w:cs="Times New Roman"/>
            <w:kern w:val="0"/>
            <w:sz w:val="20"/>
            <w:szCs w:val="20"/>
            <w:lang w:val="en-US"/>
            <w14:ligatures w14:val="none"/>
          </w:rPr>
          <w:delText xml:space="preserve"> </w:delText>
        </w:r>
      </w:del>
      <w:del w:id="284" w:author="Prenafeta, Francesc" w:date="2025-02-11T15:39:00Z" w16du:dateUtc="2025-02-11T14:39:00Z">
        <w:r w:rsidRPr="00FD1FD0" w:rsidDel="002C641D">
          <w:rPr>
            <w:rFonts w:ascii="Times New Roman" w:eastAsia="Aptos" w:hAnsi="Times New Roman" w:cs="Times New Roman"/>
            <w:kern w:val="0"/>
            <w:sz w:val="20"/>
            <w:szCs w:val="20"/>
            <w:lang w:val="en-US"/>
            <w14:ligatures w14:val="none"/>
          </w:rPr>
          <w:delText>(</w:delText>
        </w:r>
        <w:r w:rsidRPr="00CD2636" w:rsidDel="002C641D">
          <w:rPr>
            <w:rFonts w:ascii="Times New Roman" w:eastAsia="Aptos" w:hAnsi="Times New Roman" w:cs="Times New Roman"/>
            <w:kern w:val="0"/>
            <w:sz w:val="20"/>
            <w:szCs w:val="20"/>
            <w:lang w:val="en-US"/>
            <w14:ligatures w14:val="none"/>
          </w:rPr>
          <w:delText>right</w:delText>
        </w:r>
        <w:r w:rsidRPr="00FD1FD0" w:rsidDel="002C641D">
          <w:rPr>
            <w:rFonts w:ascii="Times New Roman" w:eastAsia="Aptos" w:hAnsi="Times New Roman" w:cs="Times New Roman"/>
            <w:kern w:val="0"/>
            <w:sz w:val="20"/>
            <w:szCs w:val="20"/>
            <w:lang w:val="en-US"/>
            <w14:ligatures w14:val="none"/>
          </w:rPr>
          <w:delText xml:space="preserve">) </w:delText>
        </w:r>
      </w:del>
      <w:del w:id="285" w:author="Prenafeta, Francesc" w:date="2025-02-11T15:42:00Z" w16du:dateUtc="2025-02-11T14:42:00Z">
        <w:r w:rsidRPr="00FD1FD0" w:rsidDel="00DC48D4">
          <w:rPr>
            <w:rFonts w:ascii="Times New Roman" w:eastAsia="Aptos" w:hAnsi="Times New Roman" w:cs="Times New Roman"/>
            <w:kern w:val="0"/>
            <w:sz w:val="20"/>
            <w:szCs w:val="20"/>
            <w:lang w:val="en-US"/>
            <w14:ligatures w14:val="none"/>
          </w:rPr>
          <w:delText>Cells</w:delText>
        </w:r>
      </w:del>
      <w:r w:rsidRPr="00FD1FD0">
        <w:rPr>
          <w:rFonts w:ascii="Times New Roman" w:eastAsia="Aptos" w:hAnsi="Times New Roman" w:cs="Times New Roman"/>
          <w:kern w:val="0"/>
          <w:sz w:val="20"/>
          <w:szCs w:val="20"/>
          <w:lang w:val="en-US"/>
          <w14:ligatures w14:val="none"/>
        </w:rPr>
        <w:t xml:space="preserve"> exposed to </w:t>
      </w:r>
      <w:del w:id="286" w:author="Prenafeta, Francesc" w:date="2025-02-11T15:40:00Z" w16du:dateUtc="2025-02-11T14:40:00Z">
        <w:r w:rsidRPr="00FD1FD0" w:rsidDel="003A7AF6">
          <w:rPr>
            <w:rFonts w:ascii="Times New Roman" w:eastAsia="Aptos" w:hAnsi="Times New Roman" w:cs="Times New Roman"/>
            <w:kern w:val="0"/>
            <w:sz w:val="20"/>
            <w:szCs w:val="20"/>
            <w:lang w:val="en-US"/>
            <w14:ligatures w14:val="none"/>
          </w:rPr>
          <w:delText xml:space="preserve">arsenate </w:delText>
        </w:r>
      </w:del>
      <w:ins w:id="287" w:author="Prenafeta, Francesc" w:date="2025-02-11T15:40:00Z" w16du:dateUtc="2025-02-11T14:40:00Z">
        <w:r w:rsidR="003A7AF6">
          <w:rPr>
            <w:rFonts w:ascii="Times New Roman" w:eastAsia="Aptos" w:hAnsi="Times New Roman" w:cs="Times New Roman"/>
            <w:kern w:val="0"/>
            <w:sz w:val="20"/>
            <w:szCs w:val="20"/>
            <w:lang w:val="en-US"/>
            <w14:ligatures w14:val="none"/>
          </w:rPr>
          <w:t>As(V)</w:t>
        </w:r>
        <w:r w:rsidR="003A7AF6" w:rsidRPr="00FD1FD0">
          <w:rPr>
            <w:rFonts w:ascii="Times New Roman" w:eastAsia="Aptos" w:hAnsi="Times New Roman" w:cs="Times New Roman"/>
            <w:kern w:val="0"/>
            <w:sz w:val="20"/>
            <w:szCs w:val="20"/>
            <w:lang w:val="en-US"/>
            <w14:ligatures w14:val="none"/>
          </w:rPr>
          <w:t xml:space="preserve"> </w:t>
        </w:r>
      </w:ins>
      <w:ins w:id="288" w:author="Prenafeta, Francesc" w:date="2025-02-11T15:49:00Z" w16du:dateUtc="2025-02-11T14:49:00Z">
        <w:r w:rsidR="00DE2A97">
          <w:rPr>
            <w:rFonts w:ascii="Times New Roman" w:eastAsia="Aptos" w:hAnsi="Times New Roman" w:cs="Times New Roman"/>
            <w:kern w:val="0"/>
            <w:sz w:val="20"/>
            <w:szCs w:val="20"/>
            <w:lang w:val="en-US"/>
            <w14:ligatures w14:val="none"/>
          </w:rPr>
          <w:t>(</w:t>
        </w:r>
      </w:ins>
      <w:ins w:id="289" w:author="Prenafeta, Francesc" w:date="2025-02-11T15:53:00Z" w16du:dateUtc="2025-02-11T14:53:00Z">
        <w:r w:rsidR="00844C89" w:rsidRPr="00FD1FD0">
          <w:rPr>
            <w:rFonts w:ascii="Times New Roman" w:eastAsia="Aptos" w:hAnsi="Times New Roman" w:cs="Times New Roman"/>
            <w:kern w:val="0"/>
            <w:sz w:val="20"/>
            <w:szCs w:val="20"/>
            <w:lang w:val="en-US"/>
            <w14:ligatures w14:val="none"/>
          </w:rPr>
          <w:t>5 g L</w:t>
        </w:r>
        <w:r w:rsidR="00844C89" w:rsidRPr="00FD1FD0">
          <w:rPr>
            <w:rFonts w:ascii="Times New Roman" w:eastAsia="Aptos" w:hAnsi="Times New Roman" w:cs="Times New Roman"/>
            <w:kern w:val="0"/>
            <w:sz w:val="20"/>
            <w:szCs w:val="20"/>
            <w:vertAlign w:val="superscript"/>
            <w:lang w:val="en-US"/>
            <w14:ligatures w14:val="none"/>
          </w:rPr>
          <w:t>−1</w:t>
        </w:r>
        <w:r w:rsidR="00844C89">
          <w:rPr>
            <w:rFonts w:ascii="Times New Roman" w:eastAsia="Aptos" w:hAnsi="Times New Roman" w:cs="Times New Roman"/>
            <w:kern w:val="0"/>
            <w:sz w:val="20"/>
            <w:szCs w:val="20"/>
            <w:lang w:val="en-US"/>
            <w14:ligatures w14:val="none"/>
          </w:rPr>
          <w:t xml:space="preserve">; </w:t>
        </w:r>
      </w:ins>
      <w:ins w:id="290" w:author="Prenafeta, Francesc" w:date="2025-02-11T15:55:00Z" w16du:dateUtc="2025-02-11T14:55:00Z">
        <w:r w:rsidR="00AC1E35">
          <w:rPr>
            <w:rFonts w:ascii="Times New Roman" w:eastAsia="Aptos" w:hAnsi="Times New Roman" w:cs="Times New Roman"/>
            <w:kern w:val="0"/>
            <w:sz w:val="20"/>
            <w:szCs w:val="20"/>
            <w:lang w:val="en-US"/>
            <w14:ligatures w14:val="none"/>
          </w:rPr>
          <w:t>left</w:t>
        </w:r>
      </w:ins>
      <w:ins w:id="291" w:author="Prenafeta, Francesc" w:date="2025-02-11T15:49:00Z" w16du:dateUtc="2025-02-11T14:49:00Z">
        <w:r w:rsidR="00DE2A97">
          <w:rPr>
            <w:rFonts w:ascii="Times New Roman" w:eastAsia="Aptos" w:hAnsi="Times New Roman" w:cs="Times New Roman"/>
            <w:kern w:val="0"/>
            <w:sz w:val="20"/>
            <w:szCs w:val="20"/>
            <w:lang w:val="en-US"/>
            <w14:ligatures w14:val="none"/>
          </w:rPr>
          <w:t xml:space="preserve">) </w:t>
        </w:r>
      </w:ins>
      <w:ins w:id="292" w:author="Prenafeta, Francesc" w:date="2025-02-11T15:48:00Z" w16du:dateUtc="2025-02-11T14:48:00Z">
        <w:r w:rsidR="00DE2A97">
          <w:rPr>
            <w:rFonts w:ascii="Times New Roman" w:eastAsia="Aptos" w:hAnsi="Times New Roman" w:cs="Times New Roman"/>
            <w:kern w:val="0"/>
            <w:sz w:val="20"/>
            <w:szCs w:val="20"/>
            <w:lang w:val="en-US"/>
            <w14:ligatures w14:val="none"/>
          </w:rPr>
          <w:t>and Cr(VI)</w:t>
        </w:r>
      </w:ins>
      <w:ins w:id="293" w:author="Prenafeta, Francesc" w:date="2025-02-11T15:49:00Z" w16du:dateUtc="2025-02-11T14:49:00Z">
        <w:r w:rsidR="00DE2A97">
          <w:rPr>
            <w:rFonts w:ascii="Times New Roman" w:eastAsia="Aptos" w:hAnsi="Times New Roman" w:cs="Times New Roman"/>
            <w:kern w:val="0"/>
            <w:sz w:val="20"/>
            <w:szCs w:val="20"/>
            <w:lang w:val="en-US"/>
            <w14:ligatures w14:val="none"/>
          </w:rPr>
          <w:t xml:space="preserve"> (</w:t>
        </w:r>
      </w:ins>
      <w:ins w:id="294" w:author="Prenafeta, Francesc" w:date="2025-02-11T15:54:00Z" w16du:dateUtc="2025-02-11T14:54:00Z">
        <w:r w:rsidR="00844C89">
          <w:rPr>
            <w:rFonts w:ascii="Times New Roman" w:eastAsia="Aptos" w:hAnsi="Times New Roman" w:cs="Times New Roman"/>
            <w:kern w:val="0"/>
            <w:sz w:val="20"/>
            <w:szCs w:val="20"/>
            <w:lang w:val="en-US"/>
            <w14:ligatures w14:val="none"/>
          </w:rPr>
          <w:t>1</w:t>
        </w:r>
        <w:r w:rsidR="00844C89" w:rsidRPr="00FD1FD0">
          <w:rPr>
            <w:rFonts w:ascii="Times New Roman" w:eastAsia="Aptos" w:hAnsi="Times New Roman" w:cs="Times New Roman"/>
            <w:kern w:val="0"/>
            <w:sz w:val="20"/>
            <w:szCs w:val="20"/>
            <w:lang w:val="en-US"/>
            <w14:ligatures w14:val="none"/>
          </w:rPr>
          <w:t xml:space="preserve"> g L</w:t>
        </w:r>
        <w:r w:rsidR="00844C89" w:rsidRPr="00FD1FD0">
          <w:rPr>
            <w:rFonts w:ascii="Times New Roman" w:eastAsia="Aptos" w:hAnsi="Times New Roman" w:cs="Times New Roman"/>
            <w:kern w:val="0"/>
            <w:sz w:val="20"/>
            <w:szCs w:val="20"/>
            <w:vertAlign w:val="superscript"/>
            <w:lang w:val="en-US"/>
            <w14:ligatures w14:val="none"/>
          </w:rPr>
          <w:t>−1</w:t>
        </w:r>
        <w:r w:rsidR="00844C89">
          <w:rPr>
            <w:rFonts w:ascii="Times New Roman" w:eastAsia="Aptos" w:hAnsi="Times New Roman" w:cs="Times New Roman"/>
            <w:kern w:val="0"/>
            <w:sz w:val="20"/>
            <w:szCs w:val="20"/>
            <w:lang w:val="en-US"/>
            <w14:ligatures w14:val="none"/>
          </w:rPr>
          <w:t xml:space="preserve">; </w:t>
        </w:r>
      </w:ins>
      <w:ins w:id="295" w:author="Prenafeta, Francesc" w:date="2025-02-11T15:55:00Z" w16du:dateUtc="2025-02-11T14:55:00Z">
        <w:r w:rsidR="00AC1E35">
          <w:rPr>
            <w:rFonts w:ascii="Times New Roman" w:eastAsia="Aptos" w:hAnsi="Times New Roman" w:cs="Times New Roman"/>
            <w:kern w:val="0"/>
            <w:sz w:val="20"/>
            <w:szCs w:val="20"/>
            <w:lang w:val="en-US"/>
            <w14:ligatures w14:val="none"/>
          </w:rPr>
          <w:t>right</w:t>
        </w:r>
      </w:ins>
      <w:ins w:id="296" w:author="Prenafeta, Francesc" w:date="2025-02-11T15:49:00Z" w16du:dateUtc="2025-02-11T14:49:00Z">
        <w:r w:rsidR="00DE2A97">
          <w:rPr>
            <w:rFonts w:ascii="Times New Roman" w:eastAsia="Aptos" w:hAnsi="Times New Roman" w:cs="Times New Roman"/>
            <w:kern w:val="0"/>
            <w:sz w:val="20"/>
            <w:szCs w:val="20"/>
            <w:lang w:val="en-US"/>
            <w14:ligatures w14:val="none"/>
          </w:rPr>
          <w:t>)</w:t>
        </w:r>
      </w:ins>
      <w:ins w:id="297" w:author="Prenafeta, Francesc" w:date="2025-02-11T15:48:00Z" w16du:dateUtc="2025-02-11T14:48:00Z">
        <w:r w:rsidR="00DE2A97">
          <w:rPr>
            <w:rFonts w:ascii="Times New Roman" w:eastAsia="Aptos" w:hAnsi="Times New Roman" w:cs="Times New Roman"/>
            <w:kern w:val="0"/>
            <w:sz w:val="20"/>
            <w:szCs w:val="20"/>
            <w:lang w:val="en-US"/>
            <w14:ligatures w14:val="none"/>
          </w:rPr>
          <w:t xml:space="preserve">. </w:t>
        </w:r>
      </w:ins>
      <w:ins w:id="298" w:author="Prenafeta, Francesc" w:date="2025-02-11T15:50:00Z" w16du:dateUtc="2025-02-11T14:50:00Z">
        <w:r w:rsidR="00992E07">
          <w:rPr>
            <w:rFonts w:ascii="Times New Roman" w:eastAsia="Aptos" w:hAnsi="Times New Roman" w:cs="Times New Roman"/>
            <w:kern w:val="0"/>
            <w:sz w:val="20"/>
            <w:szCs w:val="20"/>
            <w:lang w:val="en-US"/>
            <w14:ligatures w14:val="none"/>
          </w:rPr>
          <w:t xml:space="preserve">T1: </w:t>
        </w:r>
      </w:ins>
      <w:ins w:id="299" w:author="Prenafeta, Francesc" w:date="2025-02-11T15:51:00Z" w16du:dateUtc="2025-02-11T14:51:00Z">
        <w:r w:rsidR="00992E07">
          <w:rPr>
            <w:rFonts w:ascii="Times New Roman" w:eastAsia="Aptos" w:hAnsi="Times New Roman" w:cs="Times New Roman"/>
            <w:kern w:val="0"/>
            <w:sz w:val="20"/>
            <w:szCs w:val="20"/>
            <w:lang w:val="en-US"/>
            <w14:ligatures w14:val="none"/>
          </w:rPr>
          <w:t>i</w:t>
        </w:r>
      </w:ins>
      <w:ins w:id="300" w:author="Prenafeta, Francesc" w:date="2025-02-11T15:50:00Z" w16du:dateUtc="2025-02-11T14:50:00Z">
        <w:r w:rsidR="00C361B6">
          <w:rPr>
            <w:rFonts w:ascii="Times New Roman" w:eastAsia="Aptos" w:hAnsi="Times New Roman" w:cs="Times New Roman"/>
            <w:kern w:val="0"/>
            <w:sz w:val="20"/>
            <w:szCs w:val="20"/>
            <w:lang w:val="en-US"/>
            <w14:ligatures w14:val="none"/>
          </w:rPr>
          <w:t xml:space="preserve">ntact </w:t>
        </w:r>
        <w:r w:rsidR="00A93583">
          <w:rPr>
            <w:rFonts w:ascii="Times New Roman" w:eastAsia="Aptos" w:hAnsi="Times New Roman" w:cs="Times New Roman"/>
            <w:kern w:val="0"/>
            <w:sz w:val="20"/>
            <w:szCs w:val="20"/>
            <w:lang w:val="en-US"/>
            <w14:ligatures w14:val="none"/>
          </w:rPr>
          <w:t xml:space="preserve">fungal cells </w:t>
        </w:r>
      </w:ins>
      <w:ins w:id="301" w:author="Prenafeta, Francesc" w:date="2025-02-11T15:51:00Z" w16du:dateUtc="2025-02-11T14:51:00Z">
        <w:r w:rsidR="00992E07">
          <w:rPr>
            <w:rFonts w:ascii="Times New Roman" w:eastAsia="Aptos" w:hAnsi="Times New Roman" w:cs="Times New Roman"/>
            <w:kern w:val="0"/>
            <w:sz w:val="20"/>
            <w:szCs w:val="20"/>
            <w:lang w:val="en-US"/>
            <w14:ligatures w14:val="none"/>
          </w:rPr>
          <w:t>exposed to As (V)</w:t>
        </w:r>
      </w:ins>
      <w:del w:id="302" w:author="Prenafeta, Francesc" w:date="2025-02-11T15:57:00Z" w16du:dateUtc="2025-02-11T14:57:00Z">
        <w:r w:rsidRPr="00FD1FD0" w:rsidDel="00E87816">
          <w:rPr>
            <w:rFonts w:ascii="Times New Roman" w:eastAsia="Aptos" w:hAnsi="Times New Roman" w:cs="Times New Roman"/>
            <w:kern w:val="0"/>
            <w:sz w:val="20"/>
            <w:szCs w:val="20"/>
            <w:lang w:val="en-US"/>
            <w14:ligatures w14:val="none"/>
          </w:rPr>
          <w:delText>(5 g L</w:delText>
        </w:r>
        <w:r w:rsidRPr="00FD1FD0" w:rsidDel="00E87816">
          <w:rPr>
            <w:rFonts w:ascii="Times New Roman" w:eastAsia="Aptos" w:hAnsi="Times New Roman" w:cs="Times New Roman"/>
            <w:kern w:val="0"/>
            <w:sz w:val="20"/>
            <w:szCs w:val="20"/>
            <w:vertAlign w:val="superscript"/>
            <w:lang w:val="en-US"/>
            <w14:ligatures w14:val="none"/>
          </w:rPr>
          <w:delText>−1</w:delText>
        </w:r>
        <w:r w:rsidRPr="00FD1FD0" w:rsidDel="00E87816">
          <w:rPr>
            <w:rFonts w:ascii="Times New Roman" w:eastAsia="Aptos" w:hAnsi="Times New Roman" w:cs="Times New Roman"/>
            <w:kern w:val="0"/>
            <w:sz w:val="20"/>
            <w:szCs w:val="20"/>
            <w:lang w:val="en-US"/>
            <w14:ligatures w14:val="none"/>
          </w:rPr>
          <w:delText>)</w:delText>
        </w:r>
      </w:del>
      <w:ins w:id="303" w:author="Prenafeta, Francesc" w:date="2025-02-11T15:51:00Z" w16du:dateUtc="2025-02-11T14:51:00Z">
        <w:r w:rsidR="00992E07">
          <w:rPr>
            <w:rFonts w:ascii="Times New Roman" w:eastAsia="Aptos" w:hAnsi="Times New Roman" w:cs="Times New Roman"/>
            <w:kern w:val="0"/>
            <w:sz w:val="20"/>
            <w:szCs w:val="20"/>
            <w:lang w:val="en-US"/>
            <w14:ligatures w14:val="none"/>
          </w:rPr>
          <w:t>; T2: intact cells exposed to</w:t>
        </w:r>
      </w:ins>
      <w:ins w:id="304" w:author="Prenafeta, Francesc" w:date="2025-02-11T15:43:00Z" w16du:dateUtc="2025-02-11T14:43:00Z">
        <w:r w:rsidR="00843E1B">
          <w:rPr>
            <w:rFonts w:ascii="Times New Roman" w:eastAsia="Aptos" w:hAnsi="Times New Roman" w:cs="Times New Roman"/>
            <w:kern w:val="0"/>
            <w:sz w:val="20"/>
            <w:szCs w:val="20"/>
            <w:lang w:val="en-US"/>
            <w14:ligatures w14:val="none"/>
          </w:rPr>
          <w:t xml:space="preserve"> Cr(VI)</w:t>
        </w:r>
      </w:ins>
      <w:del w:id="305" w:author="Prenafeta, Francesc" w:date="2025-02-11T15:40:00Z" w16du:dateUtc="2025-02-11T14:40:00Z">
        <w:r w:rsidRPr="00FD1FD0" w:rsidDel="00C46D59">
          <w:rPr>
            <w:rFonts w:ascii="Times New Roman" w:eastAsia="Aptos" w:hAnsi="Times New Roman" w:cs="Times New Roman"/>
            <w:kern w:val="0"/>
            <w:sz w:val="20"/>
            <w:szCs w:val="20"/>
            <w:lang w:val="en-US"/>
            <w14:ligatures w14:val="none"/>
          </w:rPr>
          <w:delText>: Intact cells exposed to As(V) (T1);</w:delText>
        </w:r>
      </w:del>
      <w:del w:id="306" w:author="Prenafeta, Francesc" w:date="2025-02-11T15:43:00Z" w16du:dateUtc="2025-02-11T14:43:00Z">
        <w:r w:rsidRPr="00FD1FD0" w:rsidDel="00843E1B">
          <w:rPr>
            <w:rFonts w:ascii="Times New Roman" w:eastAsia="Aptos" w:hAnsi="Times New Roman" w:cs="Times New Roman"/>
            <w:kern w:val="0"/>
            <w:sz w:val="20"/>
            <w:szCs w:val="20"/>
            <w:lang w:val="en-US"/>
            <w14:ligatures w14:val="none"/>
          </w:rPr>
          <w:delText xml:space="preserve"> and tricyclazole-induced cells exposed to As(V) (T3). (left) Chromium exposure treatment</w:delText>
        </w:r>
      </w:del>
      <w:del w:id="307" w:author="Prenafeta, Francesc" w:date="2025-02-11T15:57:00Z" w16du:dateUtc="2025-02-11T14:57:00Z">
        <w:r w:rsidRPr="00FD1FD0" w:rsidDel="00E87816">
          <w:rPr>
            <w:rFonts w:ascii="Times New Roman" w:eastAsia="Aptos" w:hAnsi="Times New Roman" w:cs="Times New Roman"/>
            <w:kern w:val="0"/>
            <w:sz w:val="20"/>
            <w:szCs w:val="20"/>
            <w:lang w:val="en-US"/>
            <w14:ligatures w14:val="none"/>
          </w:rPr>
          <w:delText xml:space="preserve"> (1 g L</w:delText>
        </w:r>
        <w:r w:rsidRPr="00FD1FD0" w:rsidDel="00E87816">
          <w:rPr>
            <w:rFonts w:ascii="Times New Roman" w:eastAsia="Aptos" w:hAnsi="Times New Roman" w:cs="Times New Roman"/>
            <w:kern w:val="0"/>
            <w:sz w:val="20"/>
            <w:szCs w:val="20"/>
            <w:vertAlign w:val="superscript"/>
            <w:lang w:val="en-US"/>
            <w14:ligatures w14:val="none"/>
          </w:rPr>
          <w:delText>−1</w:delText>
        </w:r>
        <w:r w:rsidRPr="00FD1FD0" w:rsidDel="00E87816">
          <w:rPr>
            <w:rFonts w:ascii="Times New Roman" w:eastAsia="Aptos" w:hAnsi="Times New Roman" w:cs="Times New Roman"/>
            <w:kern w:val="0"/>
            <w:sz w:val="20"/>
            <w:szCs w:val="20"/>
            <w:lang w:val="en-US"/>
            <w14:ligatures w14:val="none"/>
          </w:rPr>
          <w:delText>)</w:delText>
        </w:r>
      </w:del>
      <w:ins w:id="308" w:author="Prenafeta, Francesc" w:date="2025-02-11T15:52:00Z" w16du:dateUtc="2025-02-11T14:52:00Z">
        <w:r w:rsidR="00440EF1">
          <w:rPr>
            <w:rFonts w:ascii="Times New Roman" w:eastAsia="Aptos" w:hAnsi="Times New Roman" w:cs="Times New Roman"/>
            <w:kern w:val="0"/>
            <w:sz w:val="20"/>
            <w:szCs w:val="20"/>
            <w:lang w:val="en-US"/>
            <w14:ligatures w14:val="none"/>
          </w:rPr>
          <w:t>,</w:t>
        </w:r>
      </w:ins>
      <w:del w:id="309" w:author="Prenafeta, Francesc" w:date="2025-02-11T15:52:00Z" w16du:dateUtc="2025-02-11T14:52:00Z">
        <w:r w:rsidRPr="00FD1FD0" w:rsidDel="00440EF1">
          <w:rPr>
            <w:rFonts w:ascii="Times New Roman" w:eastAsia="Aptos" w:hAnsi="Times New Roman" w:cs="Times New Roman"/>
            <w:kern w:val="0"/>
            <w:sz w:val="20"/>
            <w:szCs w:val="20"/>
            <w:lang w:val="en-US"/>
            <w14:ligatures w14:val="none"/>
          </w:rPr>
          <w:delText xml:space="preserve"> of intact cells (T2) and alb</w:delText>
        </w:r>
        <w:r w:rsidRPr="00FD1FD0" w:rsidDel="00F62F16">
          <w:rPr>
            <w:rFonts w:ascii="Times New Roman" w:eastAsia="Aptos" w:hAnsi="Times New Roman" w:cs="Times New Roman"/>
            <w:kern w:val="0"/>
            <w:sz w:val="20"/>
            <w:szCs w:val="20"/>
            <w:lang w:val="en-US"/>
            <w14:ligatures w14:val="none"/>
          </w:rPr>
          <w:delText>i</w:delText>
        </w:r>
      </w:del>
      <w:ins w:id="310" w:author="Prenafeta, Francesc" w:date="2025-02-11T15:52:00Z" w16du:dateUtc="2025-02-11T14:52:00Z">
        <w:r w:rsidR="00F62F16">
          <w:rPr>
            <w:rFonts w:ascii="Times New Roman" w:eastAsia="Aptos" w:hAnsi="Times New Roman" w:cs="Times New Roman"/>
            <w:kern w:val="0"/>
            <w:sz w:val="20"/>
            <w:szCs w:val="20"/>
            <w:lang w:val="en-US"/>
            <w14:ligatures w14:val="none"/>
          </w:rPr>
          <w:t xml:space="preserve"> T</w:t>
        </w:r>
      </w:ins>
      <w:ins w:id="311" w:author="Prenafeta, Francesc" w:date="2025-02-11T15:53:00Z" w16du:dateUtc="2025-02-11T14:53:00Z">
        <w:r w:rsidR="00F62F16">
          <w:rPr>
            <w:rFonts w:ascii="Times New Roman" w:eastAsia="Aptos" w:hAnsi="Times New Roman" w:cs="Times New Roman"/>
            <w:kern w:val="0"/>
            <w:sz w:val="20"/>
            <w:szCs w:val="20"/>
            <w:lang w:val="en-US"/>
            <w14:ligatures w14:val="none"/>
          </w:rPr>
          <w:t xml:space="preserve">3: </w:t>
        </w:r>
        <w:proofErr w:type="spellStart"/>
        <w:r w:rsidR="00F62F16">
          <w:rPr>
            <w:rFonts w:ascii="Times New Roman" w:eastAsia="Aptos" w:hAnsi="Times New Roman" w:cs="Times New Roman"/>
            <w:kern w:val="0"/>
            <w:sz w:val="20"/>
            <w:szCs w:val="20"/>
            <w:lang w:val="en-US"/>
            <w14:ligatures w14:val="none"/>
          </w:rPr>
          <w:t>melanization</w:t>
        </w:r>
        <w:proofErr w:type="spellEnd"/>
        <w:r w:rsidR="00F62F16">
          <w:rPr>
            <w:rFonts w:ascii="Times New Roman" w:eastAsia="Aptos" w:hAnsi="Times New Roman" w:cs="Times New Roman"/>
            <w:kern w:val="0"/>
            <w:sz w:val="20"/>
            <w:szCs w:val="20"/>
            <w:lang w:val="en-US"/>
            <w14:ligatures w14:val="none"/>
          </w:rPr>
          <w:t>-inhibited cells</w:t>
        </w:r>
        <w:r w:rsidR="00B853E5">
          <w:rPr>
            <w:rFonts w:ascii="Times New Roman" w:eastAsia="Aptos" w:hAnsi="Times New Roman" w:cs="Times New Roman"/>
            <w:kern w:val="0"/>
            <w:sz w:val="20"/>
            <w:szCs w:val="20"/>
            <w:lang w:val="en-US"/>
            <w14:ligatures w14:val="none"/>
          </w:rPr>
          <w:t xml:space="preserve"> exposed  to As(V)</w:t>
        </w:r>
      </w:ins>
      <w:ins w:id="312" w:author="Prenafeta, Francesc" w:date="2025-02-11T15:57:00Z" w16du:dateUtc="2025-02-11T14:57:00Z">
        <w:r w:rsidR="006603BF">
          <w:rPr>
            <w:rFonts w:ascii="Times New Roman" w:eastAsia="Aptos" w:hAnsi="Times New Roman" w:cs="Times New Roman"/>
            <w:kern w:val="0"/>
            <w:sz w:val="20"/>
            <w:szCs w:val="20"/>
            <w:lang w:val="en-US"/>
            <w14:ligatures w14:val="none"/>
          </w:rPr>
          <w:t xml:space="preserve">; </w:t>
        </w:r>
      </w:ins>
      <w:del w:id="313" w:author="Prenafeta, Francesc" w:date="2025-02-11T15:57:00Z" w16du:dateUtc="2025-02-11T14:57:00Z">
        <w:r w:rsidRPr="00FD1FD0" w:rsidDel="006603BF">
          <w:rPr>
            <w:rFonts w:ascii="Times New Roman" w:eastAsia="Aptos" w:hAnsi="Times New Roman" w:cs="Times New Roman"/>
            <w:kern w:val="0"/>
            <w:sz w:val="20"/>
            <w:szCs w:val="20"/>
            <w:lang w:val="en-US"/>
            <w14:ligatures w14:val="none"/>
          </w:rPr>
          <w:delText>no-induced cells by means of tryciclazole (</w:delText>
        </w:r>
      </w:del>
      <w:r w:rsidRPr="00FD1FD0">
        <w:rPr>
          <w:rFonts w:ascii="Times New Roman" w:eastAsia="Aptos" w:hAnsi="Times New Roman" w:cs="Times New Roman"/>
          <w:kern w:val="0"/>
          <w:sz w:val="20"/>
          <w:szCs w:val="20"/>
          <w:lang w:val="en-US"/>
          <w14:ligatures w14:val="none"/>
        </w:rPr>
        <w:t>T4</w:t>
      </w:r>
      <w:ins w:id="314" w:author="Prenafeta, Francesc" w:date="2025-02-11T15:57:00Z" w16du:dateUtc="2025-02-11T14:57:00Z">
        <w:r w:rsidR="006603BF">
          <w:rPr>
            <w:rFonts w:ascii="Times New Roman" w:eastAsia="Aptos" w:hAnsi="Times New Roman" w:cs="Times New Roman"/>
            <w:kern w:val="0"/>
            <w:sz w:val="20"/>
            <w:szCs w:val="20"/>
            <w:lang w:val="en-US"/>
            <w14:ligatures w14:val="none"/>
          </w:rPr>
          <w:t xml:space="preserve">: </w:t>
        </w:r>
        <w:proofErr w:type="spellStart"/>
        <w:r w:rsidR="006603BF">
          <w:rPr>
            <w:rFonts w:ascii="Times New Roman" w:eastAsia="Aptos" w:hAnsi="Times New Roman" w:cs="Times New Roman"/>
            <w:kern w:val="0"/>
            <w:sz w:val="20"/>
            <w:szCs w:val="20"/>
            <w:lang w:val="en-US"/>
            <w14:ligatures w14:val="none"/>
          </w:rPr>
          <w:t>melanization</w:t>
        </w:r>
        <w:proofErr w:type="spellEnd"/>
        <w:r w:rsidR="006603BF">
          <w:rPr>
            <w:rFonts w:ascii="Times New Roman" w:eastAsia="Aptos" w:hAnsi="Times New Roman" w:cs="Times New Roman"/>
            <w:kern w:val="0"/>
            <w:sz w:val="20"/>
            <w:szCs w:val="20"/>
            <w:lang w:val="en-US"/>
            <w14:ligatures w14:val="none"/>
          </w:rPr>
          <w:t>-inhibited</w:t>
        </w:r>
      </w:ins>
      <w:ins w:id="315" w:author="Prenafeta, Francesc" w:date="2025-02-11T15:58:00Z" w16du:dateUtc="2025-02-11T14:58:00Z">
        <w:r w:rsidR="006603BF">
          <w:rPr>
            <w:rFonts w:ascii="Times New Roman" w:eastAsia="Aptos" w:hAnsi="Times New Roman" w:cs="Times New Roman"/>
            <w:kern w:val="0"/>
            <w:sz w:val="20"/>
            <w:szCs w:val="20"/>
            <w:lang w:val="en-US"/>
            <w14:ligatures w14:val="none"/>
          </w:rPr>
          <w:t xml:space="preserve"> cells exposed to Cr(VI)</w:t>
        </w:r>
      </w:ins>
      <w:del w:id="316" w:author="Prenafeta, Francesc" w:date="2025-02-11T15:58:00Z" w16du:dateUtc="2025-02-11T14:58:00Z">
        <w:r w:rsidRPr="00FD1FD0" w:rsidDel="006603BF">
          <w:rPr>
            <w:rFonts w:ascii="Times New Roman" w:eastAsia="Aptos" w:hAnsi="Times New Roman" w:cs="Times New Roman"/>
            <w:kern w:val="0"/>
            <w:sz w:val="20"/>
            <w:szCs w:val="20"/>
            <w:lang w:val="en-US"/>
            <w14:ligatures w14:val="none"/>
          </w:rPr>
          <w:delText>)</w:delText>
        </w:r>
      </w:del>
      <w:r w:rsidRPr="00FD1FD0">
        <w:rPr>
          <w:rFonts w:ascii="Times New Roman" w:eastAsia="Aptos" w:hAnsi="Times New Roman" w:cs="Times New Roman"/>
          <w:kern w:val="0"/>
          <w:sz w:val="20"/>
          <w:szCs w:val="20"/>
          <w:lang w:val="en-US"/>
          <w14:ligatures w14:val="none"/>
        </w:rPr>
        <w:t xml:space="preserve">. </w:t>
      </w:r>
      <w:ins w:id="317" w:author="Prenafeta, Francesc" w:date="2025-02-11T16:02:00Z" w16du:dateUtc="2025-02-11T15:02:00Z">
        <w:r w:rsidR="00E77680">
          <w:rPr>
            <w:rFonts w:ascii="Times New Roman" w:eastAsia="Aptos" w:hAnsi="Times New Roman" w:cs="Times New Roman"/>
            <w:kern w:val="0"/>
            <w:sz w:val="20"/>
            <w:szCs w:val="20"/>
            <w:lang w:val="en-US"/>
            <w14:ligatures w14:val="none"/>
          </w:rPr>
          <w:t>Controls for n</w:t>
        </w:r>
      </w:ins>
      <w:ins w:id="318" w:author="Prenafeta, Francesc" w:date="2025-02-11T15:39:00Z" w16du:dateUtc="2025-02-11T14:39:00Z">
        <w:r w:rsidR="002C641D" w:rsidRPr="00FD1FD0">
          <w:rPr>
            <w:rFonts w:ascii="Times New Roman" w:eastAsia="Aptos" w:hAnsi="Times New Roman" w:cs="Times New Roman"/>
            <w:kern w:val="0"/>
            <w:sz w:val="20"/>
            <w:szCs w:val="20"/>
            <w:lang w:val="en-US"/>
            <w14:ligatures w14:val="none"/>
          </w:rPr>
          <w:t>on-</w:t>
        </w:r>
        <w:r w:rsidR="002C641D">
          <w:rPr>
            <w:rFonts w:ascii="Times New Roman" w:eastAsia="Aptos" w:hAnsi="Times New Roman" w:cs="Times New Roman"/>
            <w:kern w:val="0"/>
            <w:sz w:val="20"/>
            <w:szCs w:val="20"/>
            <w:lang w:val="en-US"/>
            <w14:ligatures w14:val="none"/>
          </w:rPr>
          <w:t>HMM-</w:t>
        </w:r>
        <w:r w:rsidR="002C641D" w:rsidRPr="00FD1FD0">
          <w:rPr>
            <w:rFonts w:ascii="Times New Roman" w:eastAsia="Aptos" w:hAnsi="Times New Roman" w:cs="Times New Roman"/>
            <w:kern w:val="0"/>
            <w:sz w:val="20"/>
            <w:szCs w:val="20"/>
            <w:lang w:val="en-US"/>
            <w14:ligatures w14:val="none"/>
          </w:rPr>
          <w:t>exposed cells</w:t>
        </w:r>
        <w:r w:rsidR="002C641D">
          <w:rPr>
            <w:rFonts w:ascii="Times New Roman" w:eastAsia="Aptos" w:hAnsi="Times New Roman" w:cs="Times New Roman"/>
            <w:kern w:val="0"/>
            <w:sz w:val="20"/>
            <w:szCs w:val="20"/>
            <w:lang w:val="en-US"/>
            <w14:ligatures w14:val="none"/>
          </w:rPr>
          <w:t xml:space="preserve"> included</w:t>
        </w:r>
        <w:r w:rsidR="002C641D" w:rsidRPr="00FD1FD0">
          <w:rPr>
            <w:rFonts w:ascii="Times New Roman" w:eastAsia="Aptos" w:hAnsi="Times New Roman" w:cs="Times New Roman"/>
            <w:kern w:val="0"/>
            <w:sz w:val="20"/>
            <w:szCs w:val="20"/>
            <w:lang w:val="en-US"/>
            <w14:ligatures w14:val="none"/>
          </w:rPr>
          <w:t xml:space="preserve"> intact cells (C1) and cells treated with the </w:t>
        </w:r>
        <w:proofErr w:type="spellStart"/>
        <w:r w:rsidR="002C641D" w:rsidRPr="00FD1FD0">
          <w:rPr>
            <w:rFonts w:ascii="Times New Roman" w:eastAsia="Aptos" w:hAnsi="Times New Roman" w:cs="Times New Roman"/>
            <w:kern w:val="0"/>
            <w:sz w:val="20"/>
            <w:szCs w:val="20"/>
            <w:lang w:val="en-US"/>
            <w14:ligatures w14:val="none"/>
          </w:rPr>
          <w:t>melani</w:t>
        </w:r>
      </w:ins>
      <w:ins w:id="319" w:author="Prenafeta, Francesc" w:date="2025-02-11T15:58:00Z" w16du:dateUtc="2025-02-11T14:58:00Z">
        <w:r w:rsidR="00244162">
          <w:rPr>
            <w:rFonts w:ascii="Times New Roman" w:eastAsia="Aptos" w:hAnsi="Times New Roman" w:cs="Times New Roman"/>
            <w:kern w:val="0"/>
            <w:sz w:val="20"/>
            <w:szCs w:val="20"/>
            <w:lang w:val="en-US"/>
            <w14:ligatures w14:val="none"/>
          </w:rPr>
          <w:t>zation</w:t>
        </w:r>
        <w:proofErr w:type="spellEnd"/>
        <w:r w:rsidR="00244162">
          <w:rPr>
            <w:rFonts w:ascii="Times New Roman" w:eastAsia="Aptos" w:hAnsi="Times New Roman" w:cs="Times New Roman"/>
            <w:kern w:val="0"/>
            <w:sz w:val="20"/>
            <w:szCs w:val="20"/>
            <w:lang w:val="en-US"/>
            <w14:ligatures w14:val="none"/>
          </w:rPr>
          <w:t>-</w:t>
        </w:r>
      </w:ins>
      <w:ins w:id="320" w:author="Prenafeta, Francesc" w:date="2025-02-11T15:39:00Z" w16du:dateUtc="2025-02-11T14:39:00Z">
        <w:r w:rsidR="002C641D" w:rsidRPr="00FD1FD0">
          <w:rPr>
            <w:rFonts w:ascii="Times New Roman" w:eastAsia="Aptos" w:hAnsi="Times New Roman" w:cs="Times New Roman"/>
            <w:kern w:val="0"/>
            <w:sz w:val="20"/>
            <w:szCs w:val="20"/>
            <w:lang w:val="en-US"/>
            <w14:ligatures w14:val="none"/>
          </w:rPr>
          <w:t>inhibit</w:t>
        </w:r>
      </w:ins>
      <w:ins w:id="321" w:author="Prenafeta, Francesc" w:date="2025-02-11T15:58:00Z" w16du:dateUtc="2025-02-11T14:58:00Z">
        <w:r w:rsidR="00244162">
          <w:rPr>
            <w:rFonts w:ascii="Times New Roman" w:eastAsia="Aptos" w:hAnsi="Times New Roman" w:cs="Times New Roman"/>
            <w:kern w:val="0"/>
            <w:sz w:val="20"/>
            <w:szCs w:val="20"/>
            <w:lang w:val="en-US"/>
            <w14:ligatures w14:val="none"/>
          </w:rPr>
          <w:t>ed cells</w:t>
        </w:r>
      </w:ins>
      <w:ins w:id="322" w:author="Prenafeta, Francesc" w:date="2025-02-11T15:39:00Z" w16du:dateUtc="2025-02-11T14:39:00Z">
        <w:r w:rsidR="002C641D" w:rsidRPr="00FD1FD0">
          <w:rPr>
            <w:rFonts w:ascii="Times New Roman" w:eastAsia="Aptos" w:hAnsi="Times New Roman" w:cs="Times New Roman"/>
            <w:kern w:val="0"/>
            <w:sz w:val="20"/>
            <w:szCs w:val="20"/>
            <w:lang w:val="en-US"/>
            <w14:ligatures w14:val="none"/>
          </w:rPr>
          <w:t xml:space="preserve"> (C2). </w:t>
        </w:r>
      </w:ins>
      <w:r w:rsidRPr="00FD1FD0">
        <w:rPr>
          <w:rFonts w:ascii="Times New Roman" w:eastAsia="Aptos" w:hAnsi="Times New Roman" w:cs="Times New Roman"/>
          <w:kern w:val="0"/>
          <w:sz w:val="20"/>
          <w:szCs w:val="20"/>
          <w:lang w:val="en-US"/>
          <w14:ligatures w14:val="none"/>
        </w:rPr>
        <w:t>For the sake of clarity, the different averaged absorbance spectra have been shifted along the absorbance axis</w:t>
      </w:r>
      <w:r w:rsidRPr="00FD1FD0">
        <w:rPr>
          <w:rFonts w:ascii="Times New Roman" w:eastAsia="Aptos" w:hAnsi="Times New Roman" w:cs="Times New Roman"/>
          <w:b/>
          <w:bCs/>
          <w:kern w:val="0"/>
          <w:sz w:val="20"/>
          <w:szCs w:val="20"/>
          <w:lang w:val="en-US"/>
          <w14:ligatures w14:val="none"/>
        </w:rPr>
        <w:t>.</w:t>
      </w:r>
      <w:bookmarkEnd w:id="261"/>
      <w:r w:rsidRPr="00FD1FD0">
        <w:rPr>
          <w:rFonts w:ascii="Times New Roman" w:eastAsia="Aptos" w:hAnsi="Times New Roman" w:cs="Times New Roman"/>
          <w:b/>
          <w:bCs/>
          <w:kern w:val="0"/>
          <w:sz w:val="20"/>
          <w:szCs w:val="20"/>
          <w:lang w:val="en-US"/>
          <w14:ligatures w14:val="none"/>
        </w:rPr>
        <w:t xml:space="preserve"> </w:t>
      </w:r>
    </w:p>
    <w:p w14:paraId="40EA7DD4" w14:textId="275514BB" w:rsidR="001E369A" w:rsidRPr="00BF0E9E" w:rsidRDefault="00B91B64" w:rsidP="000F3234">
      <w:pPr>
        <w:spacing w:line="259" w:lineRule="auto"/>
        <w:jc w:val="both"/>
        <w:rPr>
          <w:ins w:id="323" w:author="Prenafeta, Francesc" w:date="2025-02-12T11:54:00Z" w16du:dateUtc="2025-02-12T10:54:00Z"/>
          <w:rFonts w:ascii="Times New Roman" w:eastAsia="Aptos" w:hAnsi="Times New Roman" w:cs="Times New Roman"/>
          <w:sz w:val="20"/>
          <w:szCs w:val="20"/>
          <w:lang w:val="en-US"/>
        </w:rPr>
        <w:pPrChange w:id="324" w:author="Prenafeta, Francesc" w:date="2025-02-12T11:55:00Z" w16du:dateUtc="2025-02-12T10:55:00Z">
          <w:pPr/>
        </w:pPrChange>
      </w:pPr>
      <w:ins w:id="325" w:author="Prenafeta, Francesc" w:date="2025-02-11T16:26:00Z" w16du:dateUtc="2025-02-11T15:26:00Z">
        <w:r>
          <w:rPr>
            <w:rFonts w:ascii="Times New Roman" w:eastAsia="Aptos" w:hAnsi="Times New Roman" w:cs="Times New Roman"/>
            <w:sz w:val="20"/>
            <w:szCs w:val="20"/>
            <w:lang w:val="en-US"/>
          </w:rPr>
          <w:t>Principal component analysis (</w:t>
        </w:r>
        <w:r w:rsidRPr="00CD2636">
          <w:rPr>
            <w:rFonts w:ascii="Times New Roman" w:eastAsia="Aptos" w:hAnsi="Times New Roman" w:cs="Times New Roman"/>
            <w:sz w:val="20"/>
            <w:szCs w:val="20"/>
            <w:lang w:val="en-US"/>
          </w:rPr>
          <w:t>PCA</w:t>
        </w:r>
        <w:r>
          <w:rPr>
            <w:rFonts w:ascii="Times New Roman" w:eastAsia="Aptos" w:hAnsi="Times New Roman" w:cs="Times New Roman"/>
            <w:sz w:val="20"/>
            <w:szCs w:val="20"/>
            <w:lang w:val="en-US"/>
          </w:rPr>
          <w:t xml:space="preserve">) of FTIR </w:t>
        </w:r>
      </w:ins>
      <w:ins w:id="326" w:author="Prenafeta, Francesc" w:date="2025-02-11T16:27:00Z" w16du:dateUtc="2025-02-11T15:27:00Z">
        <w:r w:rsidR="00B86F6E">
          <w:rPr>
            <w:rFonts w:ascii="Times New Roman" w:eastAsia="Aptos" w:hAnsi="Times New Roman" w:cs="Times New Roman"/>
            <w:sz w:val="20"/>
            <w:szCs w:val="20"/>
            <w:lang w:val="en-US"/>
          </w:rPr>
          <w:t xml:space="preserve">profiles of fungal cells exposed to </w:t>
        </w:r>
        <w:proofErr w:type="gramStart"/>
        <w:r w:rsidR="00B86F6E">
          <w:rPr>
            <w:rFonts w:ascii="Times New Roman" w:eastAsia="Aptos" w:hAnsi="Times New Roman" w:cs="Times New Roman"/>
            <w:sz w:val="20"/>
            <w:szCs w:val="20"/>
            <w:lang w:val="en-US"/>
          </w:rPr>
          <w:t>As</w:t>
        </w:r>
        <w:proofErr w:type="gramEnd"/>
        <w:r w:rsidR="00B86F6E">
          <w:rPr>
            <w:rFonts w:ascii="Times New Roman" w:eastAsia="Aptos" w:hAnsi="Times New Roman" w:cs="Times New Roman"/>
            <w:sz w:val="20"/>
            <w:szCs w:val="20"/>
            <w:lang w:val="en-US"/>
          </w:rPr>
          <w:t>(V)</w:t>
        </w:r>
      </w:ins>
      <w:ins w:id="327" w:author="Prenafeta, Francesc" w:date="2025-02-11T16:26:00Z" w16du:dateUtc="2025-02-11T15:26:00Z">
        <w:r w:rsidRPr="00CD2636">
          <w:rPr>
            <w:rFonts w:ascii="Times New Roman" w:eastAsia="Aptos" w:hAnsi="Times New Roman" w:cs="Times New Roman"/>
            <w:sz w:val="20"/>
            <w:szCs w:val="20"/>
            <w:lang w:val="en-US"/>
          </w:rPr>
          <w:t xml:space="preserve"> </w:t>
        </w:r>
      </w:ins>
      <w:ins w:id="328" w:author="Prenafeta, Francesc" w:date="2025-02-11T17:08:00Z" w16du:dateUtc="2025-02-11T16:08:00Z">
        <w:r w:rsidR="00984FEB">
          <w:rPr>
            <w:rFonts w:ascii="Times New Roman" w:eastAsia="Aptos" w:hAnsi="Times New Roman" w:cs="Times New Roman"/>
            <w:sz w:val="20"/>
            <w:szCs w:val="20"/>
            <w:lang w:val="en-US"/>
          </w:rPr>
          <w:t xml:space="preserve">and/or </w:t>
        </w:r>
      </w:ins>
      <w:ins w:id="329" w:author="Prenafeta, Francesc" w:date="2025-02-11T17:09:00Z" w16du:dateUtc="2025-02-11T16:09:00Z">
        <w:r w:rsidR="00984FEB">
          <w:rPr>
            <w:rFonts w:ascii="Times New Roman" w:eastAsia="Aptos" w:hAnsi="Times New Roman" w:cs="Times New Roman"/>
            <w:sz w:val="20"/>
            <w:szCs w:val="20"/>
            <w:lang w:val="en-US"/>
          </w:rPr>
          <w:t>to the melanin inhibitor tricyclazole</w:t>
        </w:r>
        <w:r w:rsidR="00D63561">
          <w:rPr>
            <w:rFonts w:ascii="Times New Roman" w:eastAsia="Aptos" w:hAnsi="Times New Roman" w:cs="Times New Roman"/>
            <w:sz w:val="20"/>
            <w:szCs w:val="20"/>
            <w:lang w:val="en-US"/>
          </w:rPr>
          <w:t xml:space="preserve"> </w:t>
        </w:r>
      </w:ins>
      <w:ins w:id="330" w:author="Prenafeta, Francesc" w:date="2025-02-11T16:26:00Z" w16du:dateUtc="2025-02-11T15:26:00Z">
        <w:r w:rsidRPr="00CD2636">
          <w:rPr>
            <w:rFonts w:ascii="Times New Roman" w:eastAsia="Aptos" w:hAnsi="Times New Roman" w:cs="Times New Roman"/>
            <w:sz w:val="20"/>
            <w:szCs w:val="20"/>
            <w:lang w:val="en-US"/>
          </w:rPr>
          <w:t xml:space="preserve">revealed distinct </w:t>
        </w:r>
      </w:ins>
      <w:ins w:id="331" w:author="Prenafeta, Francesc" w:date="2025-02-11T17:07:00Z" w16du:dateUtc="2025-02-11T16:07:00Z">
        <w:r w:rsidR="004D0E1A">
          <w:rPr>
            <w:rFonts w:ascii="Times New Roman" w:eastAsia="Aptos" w:hAnsi="Times New Roman" w:cs="Times New Roman"/>
            <w:sz w:val="20"/>
            <w:szCs w:val="20"/>
            <w:lang w:val="en-US"/>
          </w:rPr>
          <w:t>biochemical responses,</w:t>
        </w:r>
        <w:r w:rsidR="00555D42">
          <w:rPr>
            <w:rFonts w:ascii="Times New Roman" w:eastAsia="Aptos" w:hAnsi="Times New Roman" w:cs="Times New Roman"/>
            <w:sz w:val="20"/>
            <w:szCs w:val="20"/>
            <w:lang w:val="en-US"/>
          </w:rPr>
          <w:t xml:space="preserve"> </w:t>
        </w:r>
      </w:ins>
      <w:ins w:id="332" w:author="Prenafeta, Francesc" w:date="2025-02-11T17:08:00Z" w16du:dateUtc="2025-02-11T16:08:00Z">
        <w:r w:rsidR="00555D42">
          <w:rPr>
            <w:rFonts w:ascii="Times New Roman" w:eastAsia="Aptos" w:hAnsi="Times New Roman" w:cs="Times New Roman"/>
            <w:sz w:val="20"/>
            <w:szCs w:val="20"/>
            <w:lang w:val="en-US"/>
          </w:rPr>
          <w:t>depending on the</w:t>
        </w:r>
      </w:ins>
      <w:ins w:id="333" w:author="Prenafeta, Francesc" w:date="2025-02-11T16:26:00Z" w16du:dateUtc="2025-02-11T15:26:00Z">
        <w:r w:rsidRPr="00CD2636">
          <w:rPr>
            <w:rFonts w:ascii="Times New Roman" w:eastAsia="Aptos" w:hAnsi="Times New Roman" w:cs="Times New Roman"/>
            <w:sz w:val="20"/>
            <w:szCs w:val="20"/>
            <w:lang w:val="en-US"/>
          </w:rPr>
          <w:t xml:space="preserve"> </w:t>
        </w:r>
      </w:ins>
      <w:ins w:id="334" w:author="Prenafeta, Francesc" w:date="2025-02-11T16:27:00Z" w16du:dateUtc="2025-02-11T15:27:00Z">
        <w:r w:rsidR="00DB4CEA">
          <w:rPr>
            <w:rFonts w:ascii="Times New Roman" w:eastAsia="Aptos" w:hAnsi="Times New Roman" w:cs="Times New Roman"/>
            <w:sz w:val="20"/>
            <w:szCs w:val="20"/>
            <w:lang w:val="en-US"/>
          </w:rPr>
          <w:t xml:space="preserve">spectral </w:t>
        </w:r>
      </w:ins>
      <w:ins w:id="335" w:author="Prenafeta, Francesc" w:date="2025-02-11T16:26:00Z" w16du:dateUtc="2025-02-11T15:26:00Z">
        <w:r w:rsidRPr="00CD2636">
          <w:rPr>
            <w:rFonts w:ascii="Times New Roman" w:eastAsia="Aptos" w:hAnsi="Times New Roman" w:cs="Times New Roman"/>
            <w:sz w:val="20"/>
            <w:szCs w:val="20"/>
            <w:lang w:val="en-US"/>
          </w:rPr>
          <w:t>regions</w:t>
        </w:r>
        <w:r>
          <w:rPr>
            <w:rFonts w:ascii="Times New Roman" w:eastAsia="Aptos" w:hAnsi="Times New Roman" w:cs="Times New Roman"/>
            <w:sz w:val="20"/>
            <w:szCs w:val="20"/>
            <w:lang w:val="en-US"/>
          </w:rPr>
          <w:t xml:space="preserve"> (Figure 2)</w:t>
        </w:r>
      </w:ins>
      <w:ins w:id="336" w:author="Prenafeta, Francesc" w:date="2025-02-11T16:28:00Z" w16du:dateUtc="2025-02-11T15:28:00Z">
        <w:r w:rsidR="002773D5">
          <w:rPr>
            <w:rFonts w:ascii="Times New Roman" w:eastAsia="Aptos" w:hAnsi="Times New Roman" w:cs="Times New Roman"/>
            <w:sz w:val="20"/>
            <w:szCs w:val="20"/>
            <w:lang w:val="en-US"/>
          </w:rPr>
          <w:t xml:space="preserve">. </w:t>
        </w:r>
      </w:ins>
      <w:ins w:id="337" w:author="Prenafeta, Francesc" w:date="2025-02-11T16:34:00Z" w16du:dateUtc="2025-02-11T15:34:00Z">
        <w:r w:rsidR="00EE3FF6">
          <w:rPr>
            <w:rFonts w:ascii="Times New Roman" w:eastAsia="Aptos" w:hAnsi="Times New Roman" w:cs="Times New Roman"/>
            <w:sz w:val="20"/>
            <w:szCs w:val="20"/>
            <w:lang w:val="en-US"/>
          </w:rPr>
          <w:t xml:space="preserve">As for the fingerprint region, </w:t>
        </w:r>
      </w:ins>
      <w:ins w:id="338" w:author="Prenafeta, Francesc" w:date="2025-02-11T16:46:00Z" w16du:dateUtc="2025-02-11T15:46:00Z">
        <w:r w:rsidR="009B3FF3">
          <w:rPr>
            <w:rFonts w:ascii="Times New Roman" w:eastAsia="Aptos" w:hAnsi="Times New Roman" w:cs="Times New Roman"/>
            <w:sz w:val="20"/>
            <w:szCs w:val="20"/>
            <w:lang w:val="en-US"/>
          </w:rPr>
          <w:t>t</w:t>
        </w:r>
      </w:ins>
      <w:ins w:id="339" w:author="Prenafeta, Francesc" w:date="2025-02-11T16:45:00Z" w16du:dateUtc="2025-02-11T15:45:00Z">
        <w:r w:rsidR="009B3FF3" w:rsidRPr="009B3FF3">
          <w:rPr>
            <w:rFonts w:ascii="Times New Roman" w:eastAsia="Aptos" w:hAnsi="Times New Roman" w:cs="Times New Roman"/>
            <w:sz w:val="20"/>
            <w:szCs w:val="20"/>
            <w:lang w:val="en-US"/>
          </w:rPr>
          <w:t xml:space="preserve">he first principal component (PC1), </w:t>
        </w:r>
      </w:ins>
      <w:ins w:id="340" w:author="Prenafeta, Francesc" w:date="2025-02-12T10:59:00Z" w16du:dateUtc="2025-02-12T09:59:00Z">
        <w:r w:rsidR="00F132F4">
          <w:rPr>
            <w:rFonts w:ascii="Times New Roman" w:eastAsia="Aptos" w:hAnsi="Times New Roman" w:cs="Times New Roman"/>
            <w:sz w:val="20"/>
            <w:szCs w:val="20"/>
            <w:lang w:val="en-US"/>
          </w:rPr>
          <w:t xml:space="preserve">which </w:t>
        </w:r>
      </w:ins>
      <w:ins w:id="341" w:author="Prenafeta, Francesc" w:date="2025-02-11T16:45:00Z" w16du:dateUtc="2025-02-11T15:45:00Z">
        <w:r w:rsidR="009B3FF3" w:rsidRPr="009B3FF3">
          <w:rPr>
            <w:rFonts w:ascii="Times New Roman" w:eastAsia="Aptos" w:hAnsi="Times New Roman" w:cs="Times New Roman"/>
            <w:sz w:val="20"/>
            <w:szCs w:val="20"/>
            <w:lang w:val="en-US"/>
          </w:rPr>
          <w:t>account</w:t>
        </w:r>
      </w:ins>
      <w:ins w:id="342" w:author="Prenafeta, Francesc" w:date="2025-02-12T10:59:00Z" w16du:dateUtc="2025-02-12T09:59:00Z">
        <w:r w:rsidR="00F132F4">
          <w:rPr>
            <w:rFonts w:ascii="Times New Roman" w:eastAsia="Aptos" w:hAnsi="Times New Roman" w:cs="Times New Roman"/>
            <w:sz w:val="20"/>
            <w:szCs w:val="20"/>
            <w:lang w:val="en-US"/>
          </w:rPr>
          <w:t>ed</w:t>
        </w:r>
      </w:ins>
      <w:ins w:id="343" w:author="Prenafeta, Francesc" w:date="2025-02-11T16:45:00Z" w16du:dateUtc="2025-02-11T15:45:00Z">
        <w:r w:rsidR="009B3FF3" w:rsidRPr="009B3FF3">
          <w:rPr>
            <w:rFonts w:ascii="Times New Roman" w:eastAsia="Aptos" w:hAnsi="Times New Roman" w:cs="Times New Roman"/>
            <w:sz w:val="20"/>
            <w:szCs w:val="20"/>
            <w:lang w:val="en-US"/>
          </w:rPr>
          <w:t xml:space="preserve"> for 70% of the total variance, </w:t>
        </w:r>
      </w:ins>
      <w:ins w:id="344" w:author="Prenafeta, Francesc" w:date="2025-02-11T17:09:00Z" w16du:dateUtc="2025-02-11T16:09:00Z">
        <w:r w:rsidR="00D63561">
          <w:rPr>
            <w:rFonts w:ascii="Times New Roman" w:eastAsia="Aptos" w:hAnsi="Times New Roman" w:cs="Times New Roman"/>
            <w:sz w:val="20"/>
            <w:szCs w:val="20"/>
            <w:lang w:val="en-US"/>
          </w:rPr>
          <w:t>wa</w:t>
        </w:r>
      </w:ins>
      <w:ins w:id="345" w:author="Prenafeta, Francesc" w:date="2025-02-11T16:45:00Z" w16du:dateUtc="2025-02-11T15:45:00Z">
        <w:r w:rsidR="009B3FF3" w:rsidRPr="009B3FF3">
          <w:rPr>
            <w:rFonts w:ascii="Times New Roman" w:eastAsia="Aptos" w:hAnsi="Times New Roman" w:cs="Times New Roman"/>
            <w:sz w:val="20"/>
            <w:szCs w:val="20"/>
            <w:lang w:val="en-US"/>
          </w:rPr>
          <w:t xml:space="preserve">s the dominant factor in sample differentiation. </w:t>
        </w:r>
      </w:ins>
      <w:ins w:id="346" w:author="Prenafeta, Francesc" w:date="2025-02-11T16:58:00Z" w16du:dateUtc="2025-02-11T15:58:00Z">
        <w:r w:rsidR="000B26AE">
          <w:rPr>
            <w:rFonts w:ascii="Times New Roman" w:eastAsia="Aptos" w:hAnsi="Times New Roman" w:cs="Times New Roman"/>
            <w:sz w:val="20"/>
            <w:szCs w:val="20"/>
            <w:lang w:val="en-US"/>
          </w:rPr>
          <w:t>F</w:t>
        </w:r>
      </w:ins>
      <w:ins w:id="347" w:author="Prenafeta, Francesc" w:date="2025-02-11T16:45:00Z" w16du:dateUtc="2025-02-11T15:45:00Z">
        <w:r w:rsidR="009B3FF3" w:rsidRPr="009B3FF3">
          <w:rPr>
            <w:rFonts w:ascii="Times New Roman" w:eastAsia="Aptos" w:hAnsi="Times New Roman" w:cs="Times New Roman"/>
            <w:sz w:val="20"/>
            <w:szCs w:val="20"/>
            <w:lang w:val="en-US"/>
          </w:rPr>
          <w:t xml:space="preserve">ungal </w:t>
        </w:r>
      </w:ins>
      <w:ins w:id="348" w:author="Prenafeta, Francesc" w:date="2025-02-11T16:58:00Z" w16du:dateUtc="2025-02-11T15:58:00Z">
        <w:r w:rsidR="000B26AE">
          <w:rPr>
            <w:rFonts w:ascii="Times New Roman" w:eastAsia="Aptos" w:hAnsi="Times New Roman" w:cs="Times New Roman"/>
            <w:sz w:val="20"/>
            <w:szCs w:val="20"/>
            <w:lang w:val="en-US"/>
          </w:rPr>
          <w:t>cells form</w:t>
        </w:r>
      </w:ins>
      <w:ins w:id="349" w:author="Prenafeta, Francesc" w:date="2025-02-11T17:09:00Z" w16du:dateUtc="2025-02-11T16:09:00Z">
        <w:r w:rsidR="00D63561">
          <w:rPr>
            <w:rFonts w:ascii="Times New Roman" w:eastAsia="Aptos" w:hAnsi="Times New Roman" w:cs="Times New Roman"/>
            <w:sz w:val="20"/>
            <w:szCs w:val="20"/>
            <w:lang w:val="en-US"/>
          </w:rPr>
          <w:t>ed</w:t>
        </w:r>
      </w:ins>
      <w:ins w:id="350" w:author="Prenafeta, Francesc" w:date="2025-02-11T16:58:00Z" w16du:dateUtc="2025-02-11T15:58:00Z">
        <w:r w:rsidR="000B26AE">
          <w:rPr>
            <w:rFonts w:ascii="Times New Roman" w:eastAsia="Aptos" w:hAnsi="Times New Roman" w:cs="Times New Roman"/>
            <w:sz w:val="20"/>
            <w:szCs w:val="20"/>
            <w:lang w:val="en-US"/>
          </w:rPr>
          <w:t xml:space="preserve"> two well defined clusters</w:t>
        </w:r>
        <w:r w:rsidR="000B26AE" w:rsidRPr="000B26AE">
          <w:rPr>
            <w:rFonts w:ascii="Times New Roman" w:eastAsia="Aptos" w:hAnsi="Times New Roman" w:cs="Times New Roman"/>
            <w:sz w:val="20"/>
            <w:szCs w:val="20"/>
            <w:lang w:val="en-US"/>
          </w:rPr>
          <w:t xml:space="preserve"> </w:t>
        </w:r>
      </w:ins>
      <w:ins w:id="351" w:author="Prenafeta, Francesc" w:date="2025-02-11T16:59:00Z" w16du:dateUtc="2025-02-11T15:59:00Z">
        <w:r w:rsidR="00F07732">
          <w:rPr>
            <w:rFonts w:ascii="Times New Roman" w:eastAsia="Aptos" w:hAnsi="Times New Roman" w:cs="Times New Roman"/>
            <w:sz w:val="20"/>
            <w:szCs w:val="20"/>
            <w:lang w:val="en-US"/>
          </w:rPr>
          <w:t>that were</w:t>
        </w:r>
      </w:ins>
      <w:ins w:id="352" w:author="Prenafeta, Francesc" w:date="2025-02-11T16:58:00Z" w16du:dateUtc="2025-02-11T15:58:00Z">
        <w:r w:rsidR="000B26AE" w:rsidRPr="00EE3FF6">
          <w:rPr>
            <w:rFonts w:ascii="Times New Roman" w:eastAsia="Aptos" w:hAnsi="Times New Roman" w:cs="Times New Roman"/>
            <w:sz w:val="20"/>
            <w:szCs w:val="20"/>
            <w:lang w:val="en-US"/>
          </w:rPr>
          <w:t xml:space="preserve"> </w:t>
        </w:r>
      </w:ins>
      <w:ins w:id="353" w:author="Prenafeta, Francesc" w:date="2025-02-11T17:10:00Z" w16du:dateUtc="2025-02-11T16:10:00Z">
        <w:r w:rsidR="00D55952">
          <w:rPr>
            <w:rFonts w:ascii="Times New Roman" w:eastAsia="Aptos" w:hAnsi="Times New Roman" w:cs="Times New Roman"/>
            <w:sz w:val="20"/>
            <w:szCs w:val="20"/>
            <w:lang w:val="en-US"/>
          </w:rPr>
          <w:t>apparently</w:t>
        </w:r>
      </w:ins>
      <w:ins w:id="354" w:author="Prenafeta, Francesc" w:date="2025-02-11T16:58:00Z" w16du:dateUtc="2025-02-11T15:58:00Z">
        <w:r w:rsidR="000B26AE" w:rsidRPr="00EE3FF6">
          <w:rPr>
            <w:rFonts w:ascii="Times New Roman" w:eastAsia="Aptos" w:hAnsi="Times New Roman" w:cs="Times New Roman"/>
            <w:sz w:val="20"/>
            <w:szCs w:val="20"/>
            <w:lang w:val="en-US"/>
          </w:rPr>
          <w:t xml:space="preserve"> driven by </w:t>
        </w:r>
      </w:ins>
      <w:ins w:id="355" w:author="Prenafeta, Francesc" w:date="2025-02-12T10:47:00Z" w16du:dateUtc="2025-02-12T09:47:00Z">
        <w:r w:rsidR="006E278E">
          <w:rPr>
            <w:rFonts w:ascii="Times New Roman" w:eastAsia="Aptos" w:hAnsi="Times New Roman" w:cs="Times New Roman"/>
            <w:sz w:val="20"/>
            <w:szCs w:val="20"/>
            <w:lang w:val="en-US"/>
          </w:rPr>
          <w:t xml:space="preserve">the inhibition of </w:t>
        </w:r>
      </w:ins>
      <w:proofErr w:type="spellStart"/>
      <w:ins w:id="356" w:author="Prenafeta, Francesc" w:date="2025-02-11T16:58:00Z" w16du:dateUtc="2025-02-11T15:58:00Z">
        <w:r w:rsidR="000B26AE" w:rsidRPr="00EE3FF6">
          <w:rPr>
            <w:rFonts w:ascii="Times New Roman" w:eastAsia="Aptos" w:hAnsi="Times New Roman" w:cs="Times New Roman"/>
            <w:sz w:val="20"/>
            <w:szCs w:val="20"/>
            <w:lang w:val="en-US"/>
          </w:rPr>
          <w:t>melanization</w:t>
        </w:r>
        <w:proofErr w:type="spellEnd"/>
        <w:r w:rsidR="000B26AE" w:rsidRPr="00EE3FF6">
          <w:rPr>
            <w:rFonts w:ascii="Times New Roman" w:eastAsia="Aptos" w:hAnsi="Times New Roman" w:cs="Times New Roman"/>
            <w:sz w:val="20"/>
            <w:szCs w:val="20"/>
            <w:lang w:val="en-US"/>
          </w:rPr>
          <w:t xml:space="preserve"> rather than by </w:t>
        </w:r>
        <w:proofErr w:type="gramStart"/>
        <w:r w:rsidR="000B26AE" w:rsidRPr="00EE3FF6">
          <w:rPr>
            <w:rFonts w:ascii="Times New Roman" w:eastAsia="Aptos" w:hAnsi="Times New Roman" w:cs="Times New Roman"/>
            <w:sz w:val="20"/>
            <w:szCs w:val="20"/>
            <w:lang w:val="en-US"/>
          </w:rPr>
          <w:t>As</w:t>
        </w:r>
        <w:proofErr w:type="gramEnd"/>
        <w:r w:rsidR="000B26AE" w:rsidRPr="00EE3FF6">
          <w:rPr>
            <w:rFonts w:ascii="Times New Roman" w:eastAsia="Aptos" w:hAnsi="Times New Roman" w:cs="Times New Roman"/>
            <w:sz w:val="20"/>
            <w:szCs w:val="20"/>
            <w:lang w:val="en-US"/>
          </w:rPr>
          <w:t xml:space="preserve">(V) </w:t>
        </w:r>
        <w:r w:rsidR="000B26AE">
          <w:rPr>
            <w:rFonts w:ascii="Times New Roman" w:eastAsia="Aptos" w:hAnsi="Times New Roman" w:cs="Times New Roman"/>
            <w:sz w:val="20"/>
            <w:szCs w:val="20"/>
            <w:lang w:val="en-US"/>
          </w:rPr>
          <w:t>exposure</w:t>
        </w:r>
      </w:ins>
      <w:ins w:id="357" w:author="Prenafeta, Francesc" w:date="2025-02-11T16:59:00Z" w16du:dateUtc="2025-02-11T15:59:00Z">
        <w:r w:rsidR="00F07732">
          <w:rPr>
            <w:rFonts w:ascii="Times New Roman" w:eastAsia="Aptos" w:hAnsi="Times New Roman" w:cs="Times New Roman"/>
            <w:sz w:val="20"/>
            <w:szCs w:val="20"/>
            <w:lang w:val="en-US"/>
          </w:rPr>
          <w:t>.</w:t>
        </w:r>
      </w:ins>
      <w:ins w:id="358" w:author="Prenafeta, Francesc" w:date="2025-02-11T16:45:00Z" w16du:dateUtc="2025-02-11T15:45:00Z">
        <w:r w:rsidR="009B3FF3" w:rsidRPr="009B3FF3">
          <w:rPr>
            <w:rFonts w:ascii="Times New Roman" w:eastAsia="Aptos" w:hAnsi="Times New Roman" w:cs="Times New Roman"/>
            <w:sz w:val="20"/>
            <w:szCs w:val="20"/>
            <w:lang w:val="en-US"/>
          </w:rPr>
          <w:t xml:space="preserve"> This separation suggests that </w:t>
        </w:r>
      </w:ins>
      <w:ins w:id="359" w:author="Prenafeta, Francesc" w:date="2025-02-11T16:56:00Z" w16du:dateUtc="2025-02-11T15:56:00Z">
        <w:r w:rsidR="0086381A">
          <w:rPr>
            <w:rFonts w:ascii="Times New Roman" w:eastAsia="Aptos" w:hAnsi="Times New Roman" w:cs="Times New Roman"/>
            <w:sz w:val="20"/>
            <w:szCs w:val="20"/>
            <w:lang w:val="en-US"/>
          </w:rPr>
          <w:t>tricyclazole</w:t>
        </w:r>
      </w:ins>
      <w:ins w:id="360" w:author="Prenafeta, Francesc" w:date="2025-02-11T16:45:00Z" w16du:dateUtc="2025-02-11T15:45:00Z">
        <w:r w:rsidR="009B3FF3" w:rsidRPr="009B3FF3">
          <w:rPr>
            <w:rFonts w:ascii="Times New Roman" w:eastAsia="Aptos" w:hAnsi="Times New Roman" w:cs="Times New Roman"/>
            <w:sz w:val="20"/>
            <w:szCs w:val="20"/>
            <w:lang w:val="en-US"/>
          </w:rPr>
          <w:t xml:space="preserve"> significantly impact</w:t>
        </w:r>
      </w:ins>
      <w:ins w:id="361" w:author="Prenafeta, Francesc" w:date="2025-02-11T17:10:00Z" w16du:dateUtc="2025-02-11T16:10:00Z">
        <w:r w:rsidR="00D55952">
          <w:rPr>
            <w:rFonts w:ascii="Times New Roman" w:eastAsia="Aptos" w:hAnsi="Times New Roman" w:cs="Times New Roman"/>
            <w:sz w:val="20"/>
            <w:szCs w:val="20"/>
            <w:lang w:val="en-US"/>
          </w:rPr>
          <w:t>ed</w:t>
        </w:r>
      </w:ins>
      <w:ins w:id="362" w:author="Prenafeta, Francesc" w:date="2025-02-11T16:45:00Z" w16du:dateUtc="2025-02-11T15:45:00Z">
        <w:r w:rsidR="009B3FF3" w:rsidRPr="009B3FF3">
          <w:rPr>
            <w:rFonts w:ascii="Times New Roman" w:eastAsia="Aptos" w:hAnsi="Times New Roman" w:cs="Times New Roman"/>
            <w:sz w:val="20"/>
            <w:szCs w:val="20"/>
            <w:lang w:val="en-US"/>
          </w:rPr>
          <w:t xml:space="preserve"> the biochemical composition of the fingerprint region, likely affecting proteins, carbohydrates, and nucleic acids, which are key components in this spectral range. </w:t>
        </w:r>
      </w:ins>
      <w:ins w:id="363" w:author="Prenafeta, Francesc" w:date="2025-02-12T11:43:00Z" w16du:dateUtc="2025-02-12T10:43:00Z">
        <w:r w:rsidR="00D21075">
          <w:rPr>
            <w:rFonts w:ascii="Times New Roman" w:eastAsia="Aptos" w:hAnsi="Times New Roman" w:cs="Times New Roman"/>
            <w:sz w:val="20"/>
            <w:szCs w:val="20"/>
            <w:lang w:val="en-US"/>
          </w:rPr>
          <w:t xml:space="preserve">Instead, the overlapping of </w:t>
        </w:r>
        <w:r w:rsidR="00247536">
          <w:rPr>
            <w:rFonts w:ascii="Times New Roman" w:eastAsia="Aptos" w:hAnsi="Times New Roman" w:cs="Times New Roman"/>
            <w:sz w:val="20"/>
            <w:szCs w:val="20"/>
            <w:lang w:val="en-US"/>
          </w:rPr>
          <w:t xml:space="preserve">intact cells </w:t>
        </w:r>
      </w:ins>
      <w:ins w:id="364" w:author="Prenafeta, Francesc" w:date="2025-02-12T11:44:00Z" w16du:dateUtc="2025-02-12T10:44:00Z">
        <w:r w:rsidR="00247536">
          <w:rPr>
            <w:rFonts w:ascii="Times New Roman" w:eastAsia="Aptos" w:hAnsi="Times New Roman" w:cs="Times New Roman"/>
            <w:sz w:val="20"/>
            <w:szCs w:val="20"/>
            <w:lang w:val="en-US"/>
          </w:rPr>
          <w:t xml:space="preserve">regardless of </w:t>
        </w:r>
        <w:proofErr w:type="gramStart"/>
        <w:r w:rsidR="00247536">
          <w:rPr>
            <w:rFonts w:ascii="Times New Roman" w:eastAsia="Aptos" w:hAnsi="Times New Roman" w:cs="Times New Roman"/>
            <w:sz w:val="20"/>
            <w:szCs w:val="20"/>
            <w:lang w:val="en-US"/>
          </w:rPr>
          <w:t>As</w:t>
        </w:r>
        <w:proofErr w:type="gramEnd"/>
        <w:r w:rsidR="00247536">
          <w:rPr>
            <w:rFonts w:ascii="Times New Roman" w:eastAsia="Aptos" w:hAnsi="Times New Roman" w:cs="Times New Roman"/>
            <w:sz w:val="20"/>
            <w:szCs w:val="20"/>
            <w:lang w:val="en-US"/>
          </w:rPr>
          <w:t xml:space="preserve">(V) exposure </w:t>
        </w:r>
        <w:r w:rsidR="00945FCF">
          <w:rPr>
            <w:rFonts w:ascii="Times New Roman" w:eastAsia="Aptos" w:hAnsi="Times New Roman" w:cs="Times New Roman"/>
            <w:sz w:val="20"/>
            <w:szCs w:val="20"/>
            <w:lang w:val="en-US"/>
          </w:rPr>
          <w:t xml:space="preserve">suggests that this metalloid had a </w:t>
        </w:r>
      </w:ins>
      <w:ins w:id="365" w:author="Prenafeta, Francesc" w:date="2025-02-12T11:46:00Z" w16du:dateUtc="2025-02-12T10:46:00Z">
        <w:r w:rsidR="008B7DE9">
          <w:rPr>
            <w:rFonts w:ascii="Times New Roman" w:eastAsia="Aptos" w:hAnsi="Times New Roman" w:cs="Times New Roman"/>
            <w:sz w:val="20"/>
            <w:szCs w:val="20"/>
            <w:lang w:val="en-US"/>
          </w:rPr>
          <w:t xml:space="preserve">comparatively </w:t>
        </w:r>
      </w:ins>
      <w:ins w:id="366" w:author="Prenafeta, Francesc" w:date="2025-02-12T11:44:00Z" w16du:dateUtc="2025-02-12T10:44:00Z">
        <w:r w:rsidR="00945FCF">
          <w:rPr>
            <w:rFonts w:ascii="Times New Roman" w:eastAsia="Aptos" w:hAnsi="Times New Roman" w:cs="Times New Roman"/>
            <w:sz w:val="20"/>
            <w:szCs w:val="20"/>
            <w:lang w:val="en-US"/>
          </w:rPr>
          <w:t>minor effect</w:t>
        </w:r>
      </w:ins>
      <w:ins w:id="367" w:author="Prenafeta, Francesc" w:date="2025-02-12T11:45:00Z" w16du:dateUtc="2025-02-12T10:45:00Z">
        <w:r w:rsidR="00945FCF">
          <w:rPr>
            <w:rFonts w:ascii="Times New Roman" w:eastAsia="Aptos" w:hAnsi="Times New Roman" w:cs="Times New Roman"/>
            <w:sz w:val="20"/>
            <w:szCs w:val="20"/>
            <w:lang w:val="en-US"/>
          </w:rPr>
          <w:t xml:space="preserve">. </w:t>
        </w:r>
      </w:ins>
      <w:ins w:id="368" w:author="Prenafeta, Francesc" w:date="2025-02-11T17:30:00Z" w16du:dateUtc="2025-02-11T16:30:00Z">
        <w:r w:rsidR="00144614">
          <w:rPr>
            <w:rFonts w:ascii="Times New Roman" w:eastAsia="Aptos" w:hAnsi="Times New Roman" w:cs="Times New Roman"/>
            <w:sz w:val="20"/>
            <w:szCs w:val="20"/>
            <w:lang w:val="en-US"/>
          </w:rPr>
          <w:t>As for t</w:t>
        </w:r>
      </w:ins>
      <w:ins w:id="369" w:author="Prenafeta, Francesc" w:date="2025-02-11T17:01:00Z" w16du:dateUtc="2025-02-11T16:01:00Z">
        <w:r w:rsidR="00EA7700" w:rsidRPr="00EA7700">
          <w:rPr>
            <w:rFonts w:ascii="Times New Roman" w:eastAsia="Aptos" w:hAnsi="Times New Roman" w:cs="Times New Roman"/>
            <w:sz w:val="20"/>
            <w:szCs w:val="20"/>
            <w:lang w:val="en-US"/>
          </w:rPr>
          <w:t>he PCA biplot of FTIR spectral profiles in the lipid region</w:t>
        </w:r>
      </w:ins>
      <w:ins w:id="370" w:author="Prenafeta, Francesc" w:date="2025-02-11T17:30:00Z" w16du:dateUtc="2025-02-11T16:30:00Z">
        <w:r w:rsidR="00144614">
          <w:rPr>
            <w:rFonts w:ascii="Times New Roman" w:eastAsia="Aptos" w:hAnsi="Times New Roman" w:cs="Times New Roman"/>
            <w:sz w:val="20"/>
            <w:szCs w:val="20"/>
            <w:lang w:val="en-US"/>
          </w:rPr>
          <w:t xml:space="preserve">, </w:t>
        </w:r>
      </w:ins>
      <w:ins w:id="371" w:author="Prenafeta, Francesc" w:date="2025-02-11T17:01:00Z" w16du:dateUtc="2025-02-11T16:01:00Z">
        <w:r w:rsidR="00EA7700" w:rsidRPr="00EA7700">
          <w:rPr>
            <w:rFonts w:ascii="Times New Roman" w:eastAsia="Aptos" w:hAnsi="Times New Roman" w:cs="Times New Roman"/>
            <w:sz w:val="20"/>
            <w:szCs w:val="20"/>
            <w:lang w:val="en-US"/>
          </w:rPr>
          <w:t>PC1 explain</w:t>
        </w:r>
      </w:ins>
      <w:ins w:id="372" w:author="Prenafeta, Francesc" w:date="2025-02-11T17:30:00Z" w16du:dateUtc="2025-02-11T16:30:00Z">
        <w:r w:rsidR="00144614">
          <w:rPr>
            <w:rFonts w:ascii="Times New Roman" w:eastAsia="Aptos" w:hAnsi="Times New Roman" w:cs="Times New Roman"/>
            <w:sz w:val="20"/>
            <w:szCs w:val="20"/>
            <w:lang w:val="en-US"/>
          </w:rPr>
          <w:t>ed</w:t>
        </w:r>
        <w:r w:rsidR="0065506A">
          <w:rPr>
            <w:rFonts w:ascii="Times New Roman" w:eastAsia="Aptos" w:hAnsi="Times New Roman" w:cs="Times New Roman"/>
            <w:sz w:val="20"/>
            <w:szCs w:val="20"/>
            <w:lang w:val="en-US"/>
          </w:rPr>
          <w:t xml:space="preserve"> </w:t>
        </w:r>
        <w:proofErr w:type="gramStart"/>
        <w:r w:rsidR="0065506A">
          <w:rPr>
            <w:rFonts w:ascii="Times New Roman" w:eastAsia="Aptos" w:hAnsi="Times New Roman" w:cs="Times New Roman"/>
            <w:sz w:val="20"/>
            <w:szCs w:val="20"/>
            <w:lang w:val="en-US"/>
          </w:rPr>
          <w:t>a</w:t>
        </w:r>
      </w:ins>
      <w:ins w:id="373" w:author="Prenafeta, Francesc" w:date="2025-02-11T17:01:00Z" w16du:dateUtc="2025-02-11T16:01:00Z">
        <w:r w:rsidR="00EA7700" w:rsidRPr="00EA7700">
          <w:rPr>
            <w:rFonts w:ascii="Times New Roman" w:eastAsia="Aptos" w:hAnsi="Times New Roman" w:cs="Times New Roman"/>
            <w:sz w:val="20"/>
            <w:szCs w:val="20"/>
            <w:lang w:val="en-US"/>
          </w:rPr>
          <w:t xml:space="preserve"> 68</w:t>
        </w:r>
        <w:proofErr w:type="gramEnd"/>
        <w:r w:rsidR="00EA7700" w:rsidRPr="00EA7700">
          <w:rPr>
            <w:rFonts w:ascii="Times New Roman" w:eastAsia="Aptos" w:hAnsi="Times New Roman" w:cs="Times New Roman"/>
            <w:sz w:val="20"/>
            <w:szCs w:val="20"/>
            <w:lang w:val="en-US"/>
          </w:rPr>
          <w:t xml:space="preserve">% of the total variance, </w:t>
        </w:r>
      </w:ins>
      <w:ins w:id="374" w:author="Prenafeta, Francesc" w:date="2025-02-11T17:30:00Z" w16du:dateUtc="2025-02-11T16:30:00Z">
        <w:r w:rsidR="0065506A">
          <w:rPr>
            <w:rFonts w:ascii="Times New Roman" w:eastAsia="Aptos" w:hAnsi="Times New Roman" w:cs="Times New Roman"/>
            <w:sz w:val="20"/>
            <w:szCs w:val="20"/>
            <w:lang w:val="en-US"/>
          </w:rPr>
          <w:t xml:space="preserve">and </w:t>
        </w:r>
      </w:ins>
      <w:proofErr w:type="spellStart"/>
      <w:ins w:id="375" w:author="Prenafeta, Francesc" w:date="2025-02-11T17:01:00Z" w16du:dateUtc="2025-02-11T16:01:00Z">
        <w:r w:rsidR="00EA7700" w:rsidRPr="00EA7700">
          <w:rPr>
            <w:rFonts w:ascii="Times New Roman" w:eastAsia="Aptos" w:hAnsi="Times New Roman" w:cs="Times New Roman"/>
            <w:sz w:val="20"/>
            <w:szCs w:val="20"/>
            <w:lang w:val="en-US"/>
          </w:rPr>
          <w:t>drive</w:t>
        </w:r>
      </w:ins>
      <w:ins w:id="376" w:author="Prenafeta, Francesc" w:date="2025-02-11T17:12:00Z" w16du:dateUtc="2025-02-11T16:12:00Z">
        <w:r w:rsidR="000F7F94">
          <w:rPr>
            <w:rFonts w:ascii="Times New Roman" w:eastAsia="Aptos" w:hAnsi="Times New Roman" w:cs="Times New Roman"/>
            <w:sz w:val="20"/>
            <w:szCs w:val="20"/>
            <w:lang w:val="en-US"/>
          </w:rPr>
          <w:t>d</w:t>
        </w:r>
      </w:ins>
      <w:proofErr w:type="spellEnd"/>
      <w:ins w:id="377" w:author="Prenafeta, Francesc" w:date="2025-02-11T17:01:00Z" w16du:dateUtc="2025-02-11T16:01:00Z">
        <w:r w:rsidR="00EA7700" w:rsidRPr="00EA7700">
          <w:rPr>
            <w:rFonts w:ascii="Times New Roman" w:eastAsia="Aptos" w:hAnsi="Times New Roman" w:cs="Times New Roman"/>
            <w:sz w:val="20"/>
            <w:szCs w:val="20"/>
            <w:lang w:val="en-US"/>
          </w:rPr>
          <w:t xml:space="preserve"> the primary separation of sample groups. </w:t>
        </w:r>
      </w:ins>
      <w:ins w:id="378" w:author="Prenafeta, Francesc" w:date="2025-02-11T17:04:00Z" w16du:dateUtc="2025-02-11T16:04:00Z">
        <w:r w:rsidR="00216091">
          <w:rPr>
            <w:rFonts w:ascii="Times New Roman" w:eastAsia="Aptos" w:hAnsi="Times New Roman" w:cs="Times New Roman"/>
            <w:sz w:val="20"/>
            <w:szCs w:val="20"/>
            <w:lang w:val="en-US"/>
          </w:rPr>
          <w:t xml:space="preserve">As with the fingerprint profiles, </w:t>
        </w:r>
      </w:ins>
      <w:ins w:id="379" w:author="Prenafeta, Francesc" w:date="2025-02-11T17:01:00Z" w16du:dateUtc="2025-02-11T16:01:00Z">
        <w:r w:rsidR="00EA7700" w:rsidRPr="00EA7700">
          <w:rPr>
            <w:rFonts w:ascii="Times New Roman" w:eastAsia="Aptos" w:hAnsi="Times New Roman" w:cs="Times New Roman"/>
            <w:sz w:val="20"/>
            <w:szCs w:val="20"/>
            <w:lang w:val="en-US"/>
          </w:rPr>
          <w:t xml:space="preserve">intact fungal cells </w:t>
        </w:r>
      </w:ins>
      <w:ins w:id="380" w:author="Prenafeta, Francesc" w:date="2025-02-11T17:13:00Z" w16du:dateUtc="2025-02-11T16:13:00Z">
        <w:r w:rsidR="000F7F94">
          <w:rPr>
            <w:rFonts w:ascii="Times New Roman" w:eastAsia="Aptos" w:hAnsi="Times New Roman" w:cs="Times New Roman"/>
            <w:sz w:val="20"/>
            <w:szCs w:val="20"/>
            <w:lang w:val="en-US"/>
          </w:rPr>
          <w:t>clustered together</w:t>
        </w:r>
      </w:ins>
      <w:ins w:id="381" w:author="Prenafeta, Francesc" w:date="2025-02-11T17:04:00Z" w16du:dateUtc="2025-02-11T16:04:00Z">
        <w:r w:rsidR="008A12D7">
          <w:rPr>
            <w:rFonts w:ascii="Times New Roman" w:eastAsia="Aptos" w:hAnsi="Times New Roman" w:cs="Times New Roman"/>
            <w:sz w:val="20"/>
            <w:szCs w:val="20"/>
            <w:lang w:val="en-US"/>
          </w:rPr>
          <w:t xml:space="preserve">, regardless of the exposure to </w:t>
        </w:r>
        <w:proofErr w:type="gramStart"/>
        <w:r w:rsidR="008A12D7">
          <w:rPr>
            <w:rFonts w:ascii="Times New Roman" w:eastAsia="Aptos" w:hAnsi="Times New Roman" w:cs="Times New Roman"/>
            <w:sz w:val="20"/>
            <w:szCs w:val="20"/>
            <w:lang w:val="en-US"/>
          </w:rPr>
          <w:t>As</w:t>
        </w:r>
        <w:proofErr w:type="gramEnd"/>
        <w:r w:rsidR="008A12D7">
          <w:rPr>
            <w:rFonts w:ascii="Times New Roman" w:eastAsia="Aptos" w:hAnsi="Times New Roman" w:cs="Times New Roman"/>
            <w:sz w:val="20"/>
            <w:szCs w:val="20"/>
            <w:lang w:val="en-US"/>
          </w:rPr>
          <w:t>(V)</w:t>
        </w:r>
      </w:ins>
      <w:ins w:id="382" w:author="Prenafeta, Francesc" w:date="2025-02-11T17:31:00Z" w16du:dateUtc="2025-02-11T16:31:00Z">
        <w:r w:rsidR="0065506A">
          <w:rPr>
            <w:rFonts w:ascii="Times New Roman" w:eastAsia="Aptos" w:hAnsi="Times New Roman" w:cs="Times New Roman"/>
            <w:sz w:val="20"/>
            <w:szCs w:val="20"/>
            <w:lang w:val="en-US"/>
          </w:rPr>
          <w:t xml:space="preserve">, </w:t>
        </w:r>
      </w:ins>
      <w:ins w:id="383" w:author="Prenafeta, Francesc" w:date="2025-02-11T17:32:00Z" w16du:dateUtc="2025-02-11T16:32:00Z">
        <w:r w:rsidR="00846271">
          <w:rPr>
            <w:rFonts w:ascii="Times New Roman" w:eastAsia="Aptos" w:hAnsi="Times New Roman" w:cs="Times New Roman"/>
            <w:sz w:val="20"/>
            <w:szCs w:val="20"/>
            <w:lang w:val="en-US"/>
          </w:rPr>
          <w:t>and</w:t>
        </w:r>
      </w:ins>
      <w:ins w:id="384" w:author="Prenafeta, Francesc" w:date="2025-02-11T17:31:00Z" w16du:dateUtc="2025-02-11T16:31:00Z">
        <w:r w:rsidR="0065506A">
          <w:rPr>
            <w:rFonts w:ascii="Times New Roman" w:eastAsia="Aptos" w:hAnsi="Times New Roman" w:cs="Times New Roman"/>
            <w:sz w:val="20"/>
            <w:szCs w:val="20"/>
            <w:lang w:val="en-US"/>
          </w:rPr>
          <w:t xml:space="preserve"> </w:t>
        </w:r>
      </w:ins>
      <w:ins w:id="385" w:author="Prenafeta, Francesc" w:date="2025-02-11T17:01:00Z" w16du:dateUtc="2025-02-11T16:01:00Z">
        <w:r w:rsidR="00EA7700" w:rsidRPr="00EA7700">
          <w:rPr>
            <w:rFonts w:ascii="Times New Roman" w:eastAsia="Aptos" w:hAnsi="Times New Roman" w:cs="Times New Roman"/>
            <w:sz w:val="20"/>
            <w:szCs w:val="20"/>
            <w:lang w:val="en-US"/>
          </w:rPr>
          <w:t xml:space="preserve">melanin-inhibited cells </w:t>
        </w:r>
      </w:ins>
      <w:ins w:id="386" w:author="Prenafeta, Francesc" w:date="2025-02-11T17:05:00Z" w16du:dateUtc="2025-02-11T16:05:00Z">
        <w:r w:rsidR="00F71AC6">
          <w:rPr>
            <w:rFonts w:ascii="Times New Roman" w:eastAsia="Aptos" w:hAnsi="Times New Roman" w:cs="Times New Roman"/>
            <w:sz w:val="20"/>
            <w:szCs w:val="20"/>
            <w:lang w:val="en-US"/>
          </w:rPr>
          <w:t xml:space="preserve">formed </w:t>
        </w:r>
      </w:ins>
      <w:ins w:id="387" w:author="Prenafeta, Francesc" w:date="2025-02-11T17:21:00Z" w16du:dateUtc="2025-02-11T16:21:00Z">
        <w:r w:rsidR="000E1654">
          <w:rPr>
            <w:rFonts w:ascii="Times New Roman" w:eastAsia="Aptos" w:hAnsi="Times New Roman" w:cs="Times New Roman"/>
            <w:sz w:val="20"/>
            <w:szCs w:val="20"/>
            <w:lang w:val="en-US"/>
          </w:rPr>
          <w:t xml:space="preserve">a </w:t>
        </w:r>
      </w:ins>
      <w:ins w:id="388" w:author="Prenafeta, Francesc" w:date="2025-02-11T17:32:00Z" w16du:dateUtc="2025-02-11T16:32:00Z">
        <w:r w:rsidR="00846271">
          <w:rPr>
            <w:rFonts w:ascii="Times New Roman" w:eastAsia="Aptos" w:hAnsi="Times New Roman" w:cs="Times New Roman"/>
            <w:sz w:val="20"/>
            <w:szCs w:val="20"/>
            <w:lang w:val="en-US"/>
          </w:rPr>
          <w:t>sec</w:t>
        </w:r>
        <w:r w:rsidR="00167C55">
          <w:rPr>
            <w:rFonts w:ascii="Times New Roman" w:eastAsia="Aptos" w:hAnsi="Times New Roman" w:cs="Times New Roman"/>
            <w:sz w:val="20"/>
            <w:szCs w:val="20"/>
            <w:lang w:val="en-US"/>
          </w:rPr>
          <w:t>ond</w:t>
        </w:r>
      </w:ins>
      <w:ins w:id="389" w:author="Prenafeta, Francesc" w:date="2025-02-11T17:22:00Z" w16du:dateUtc="2025-02-11T16:22:00Z">
        <w:r w:rsidR="000E1654">
          <w:rPr>
            <w:rFonts w:ascii="Times New Roman" w:eastAsia="Aptos" w:hAnsi="Times New Roman" w:cs="Times New Roman"/>
            <w:sz w:val="20"/>
            <w:szCs w:val="20"/>
            <w:lang w:val="en-US"/>
          </w:rPr>
          <w:t xml:space="preserve"> </w:t>
        </w:r>
      </w:ins>
      <w:ins w:id="390" w:author="Prenafeta, Francesc" w:date="2025-02-11T17:05:00Z" w16du:dateUtc="2025-02-11T16:05:00Z">
        <w:r w:rsidR="00F71AC6">
          <w:rPr>
            <w:rFonts w:ascii="Times New Roman" w:eastAsia="Aptos" w:hAnsi="Times New Roman" w:cs="Times New Roman"/>
            <w:sz w:val="20"/>
            <w:szCs w:val="20"/>
            <w:lang w:val="en-US"/>
          </w:rPr>
          <w:t>cluster</w:t>
        </w:r>
      </w:ins>
      <w:ins w:id="391" w:author="Prenafeta, Francesc" w:date="2025-02-11T17:33:00Z" w16du:dateUtc="2025-02-11T16:33:00Z">
        <w:r w:rsidR="00314D85">
          <w:rPr>
            <w:rFonts w:ascii="Times New Roman" w:eastAsia="Aptos" w:hAnsi="Times New Roman" w:cs="Times New Roman"/>
            <w:sz w:val="20"/>
            <w:szCs w:val="20"/>
            <w:lang w:val="en-US"/>
          </w:rPr>
          <w:t xml:space="preserve">, but </w:t>
        </w:r>
      </w:ins>
      <w:ins w:id="392" w:author="Prenafeta, Francesc" w:date="2025-02-11T17:34:00Z" w16du:dateUtc="2025-02-11T16:34:00Z">
        <w:r w:rsidR="00C0367C">
          <w:rPr>
            <w:rFonts w:ascii="Times New Roman" w:eastAsia="Aptos" w:hAnsi="Times New Roman" w:cs="Times New Roman"/>
            <w:sz w:val="20"/>
            <w:szCs w:val="20"/>
            <w:lang w:val="en-US"/>
          </w:rPr>
          <w:t>melanin-inhibited cells exposed to As(V) formed a third</w:t>
        </w:r>
        <w:r w:rsidR="00601942">
          <w:rPr>
            <w:rFonts w:ascii="Times New Roman" w:eastAsia="Aptos" w:hAnsi="Times New Roman" w:cs="Times New Roman"/>
            <w:sz w:val="20"/>
            <w:szCs w:val="20"/>
            <w:lang w:val="en-US"/>
          </w:rPr>
          <w:t xml:space="preserve"> </w:t>
        </w:r>
      </w:ins>
      <w:ins w:id="393" w:author="Prenafeta, Francesc" w:date="2025-02-11T17:35:00Z" w16du:dateUtc="2025-02-11T16:35:00Z">
        <w:r w:rsidR="009A18A2">
          <w:rPr>
            <w:rFonts w:ascii="Times New Roman" w:eastAsia="Aptos" w:hAnsi="Times New Roman" w:cs="Times New Roman"/>
            <w:sz w:val="20"/>
            <w:szCs w:val="20"/>
            <w:lang w:val="en-US"/>
          </w:rPr>
          <w:t xml:space="preserve">more distant </w:t>
        </w:r>
      </w:ins>
      <w:ins w:id="394" w:author="Prenafeta, Francesc" w:date="2025-02-11T17:34:00Z" w16du:dateUtc="2025-02-11T16:34:00Z">
        <w:r w:rsidR="00601942">
          <w:rPr>
            <w:rFonts w:ascii="Times New Roman" w:eastAsia="Aptos" w:hAnsi="Times New Roman" w:cs="Times New Roman"/>
            <w:sz w:val="20"/>
            <w:szCs w:val="20"/>
            <w:lang w:val="en-US"/>
          </w:rPr>
          <w:t>cluster</w:t>
        </w:r>
      </w:ins>
      <w:ins w:id="395" w:author="Prenafeta, Francesc" w:date="2025-02-12T11:57:00Z" w16du:dateUtc="2025-02-12T10:57:00Z">
        <w:r w:rsidR="0046792B" w:rsidRPr="0046792B">
          <w:rPr>
            <w:rFonts w:ascii="Times New Roman" w:eastAsia="Aptos" w:hAnsi="Times New Roman" w:cs="Times New Roman"/>
            <w:sz w:val="20"/>
            <w:szCs w:val="20"/>
            <w:lang w:val="en-US"/>
          </w:rPr>
          <w:t xml:space="preserve"> </w:t>
        </w:r>
      </w:ins>
      <w:ins w:id="396" w:author="Prenafeta, Francesc" w:date="2025-02-12T11:58:00Z" w16du:dateUtc="2025-02-12T10:58:00Z">
        <w:r w:rsidR="009C5755">
          <w:rPr>
            <w:rFonts w:ascii="Times New Roman" w:eastAsia="Aptos" w:hAnsi="Times New Roman" w:cs="Times New Roman"/>
            <w:sz w:val="20"/>
            <w:szCs w:val="20"/>
            <w:lang w:val="en-US"/>
          </w:rPr>
          <w:t xml:space="preserve">that </w:t>
        </w:r>
      </w:ins>
      <w:ins w:id="397" w:author="Prenafeta, Francesc" w:date="2025-02-12T11:57:00Z" w16du:dateUtc="2025-02-12T10:57:00Z">
        <w:r w:rsidR="0046792B" w:rsidRPr="00BF0E9E">
          <w:rPr>
            <w:rFonts w:ascii="Times New Roman" w:eastAsia="Aptos" w:hAnsi="Times New Roman" w:cs="Times New Roman"/>
            <w:sz w:val="20"/>
            <w:szCs w:val="20"/>
            <w:lang w:val="en-US"/>
          </w:rPr>
          <w:t>exhibit</w:t>
        </w:r>
      </w:ins>
      <w:ins w:id="398" w:author="Prenafeta, Francesc" w:date="2025-02-12T11:58:00Z" w16du:dateUtc="2025-02-12T10:58:00Z">
        <w:r w:rsidR="009C5755">
          <w:rPr>
            <w:rFonts w:ascii="Times New Roman" w:eastAsia="Aptos" w:hAnsi="Times New Roman" w:cs="Times New Roman"/>
            <w:sz w:val="20"/>
            <w:szCs w:val="20"/>
            <w:lang w:val="en-US"/>
          </w:rPr>
          <w:t>s</w:t>
        </w:r>
      </w:ins>
      <w:ins w:id="399" w:author="Prenafeta, Francesc" w:date="2025-02-12T11:57:00Z" w16du:dateUtc="2025-02-12T10:57:00Z">
        <w:r w:rsidR="0046792B" w:rsidRPr="00BF0E9E">
          <w:rPr>
            <w:rFonts w:ascii="Times New Roman" w:eastAsia="Aptos" w:hAnsi="Times New Roman" w:cs="Times New Roman"/>
            <w:sz w:val="20"/>
            <w:szCs w:val="20"/>
            <w:lang w:val="en-US"/>
          </w:rPr>
          <w:t xml:space="preserve"> greater dispersion</w:t>
        </w:r>
      </w:ins>
      <w:ins w:id="400" w:author="Prenafeta, Francesc" w:date="2025-02-11T17:01:00Z" w16du:dateUtc="2025-02-11T16:01:00Z">
        <w:r w:rsidR="00EA7700" w:rsidRPr="00EA7700">
          <w:rPr>
            <w:rFonts w:ascii="Times New Roman" w:eastAsia="Aptos" w:hAnsi="Times New Roman" w:cs="Times New Roman"/>
            <w:sz w:val="20"/>
            <w:szCs w:val="20"/>
            <w:lang w:val="en-US"/>
          </w:rPr>
          <w:t xml:space="preserve">, indicating that the combined effects of As(V) and </w:t>
        </w:r>
      </w:ins>
      <w:ins w:id="401" w:author="Prenafeta, Francesc" w:date="2025-02-11T17:23:00Z" w16du:dateUtc="2025-02-11T16:23:00Z">
        <w:r w:rsidR="00B6700F">
          <w:rPr>
            <w:rFonts w:ascii="Times New Roman" w:eastAsia="Aptos" w:hAnsi="Times New Roman" w:cs="Times New Roman"/>
            <w:sz w:val="20"/>
            <w:szCs w:val="20"/>
            <w:lang w:val="en-US"/>
          </w:rPr>
          <w:t xml:space="preserve">tricyclazole </w:t>
        </w:r>
      </w:ins>
      <w:ins w:id="402" w:author="Prenafeta, Francesc" w:date="2025-02-11T17:01:00Z" w16du:dateUtc="2025-02-11T16:01:00Z">
        <w:r w:rsidR="00EA7700" w:rsidRPr="00EA7700">
          <w:rPr>
            <w:rFonts w:ascii="Times New Roman" w:eastAsia="Aptos" w:hAnsi="Times New Roman" w:cs="Times New Roman"/>
            <w:sz w:val="20"/>
            <w:szCs w:val="20"/>
            <w:lang w:val="en-US"/>
          </w:rPr>
          <w:t>induce</w:t>
        </w:r>
      </w:ins>
      <w:ins w:id="403" w:author="Prenafeta, Francesc" w:date="2025-02-11T17:14:00Z" w16du:dateUtc="2025-02-11T16:14:00Z">
        <w:r w:rsidR="00C16B5D">
          <w:rPr>
            <w:rFonts w:ascii="Times New Roman" w:eastAsia="Aptos" w:hAnsi="Times New Roman" w:cs="Times New Roman"/>
            <w:sz w:val="20"/>
            <w:szCs w:val="20"/>
            <w:lang w:val="en-US"/>
          </w:rPr>
          <w:t>d</w:t>
        </w:r>
      </w:ins>
      <w:ins w:id="404" w:author="Prenafeta, Francesc" w:date="2025-02-11T17:01:00Z" w16du:dateUtc="2025-02-11T16:01:00Z">
        <w:r w:rsidR="00EA7700" w:rsidRPr="00EA7700">
          <w:rPr>
            <w:rFonts w:ascii="Times New Roman" w:eastAsia="Aptos" w:hAnsi="Times New Roman" w:cs="Times New Roman"/>
            <w:sz w:val="20"/>
            <w:szCs w:val="20"/>
            <w:lang w:val="en-US"/>
          </w:rPr>
          <w:t xml:space="preserve"> </w:t>
        </w:r>
      </w:ins>
      <w:ins w:id="405" w:author="Prenafeta, Francesc" w:date="2025-02-12T11:58:00Z" w16du:dateUtc="2025-02-12T10:58:00Z">
        <w:r w:rsidR="009C5755">
          <w:rPr>
            <w:rFonts w:ascii="Times New Roman" w:eastAsia="Aptos" w:hAnsi="Times New Roman" w:cs="Times New Roman"/>
            <w:sz w:val="20"/>
            <w:szCs w:val="20"/>
            <w:lang w:val="en-US"/>
          </w:rPr>
          <w:t xml:space="preserve">more heterogeneous lipid </w:t>
        </w:r>
      </w:ins>
      <w:ins w:id="406" w:author="Prenafeta, Francesc" w:date="2025-02-11T17:01:00Z" w16du:dateUtc="2025-02-11T16:01:00Z">
        <w:r w:rsidR="00EA7700" w:rsidRPr="00EA7700">
          <w:rPr>
            <w:rFonts w:ascii="Times New Roman" w:eastAsia="Aptos" w:hAnsi="Times New Roman" w:cs="Times New Roman"/>
            <w:sz w:val="20"/>
            <w:szCs w:val="20"/>
            <w:lang w:val="en-US"/>
          </w:rPr>
          <w:t>modifications.</w:t>
        </w:r>
      </w:ins>
    </w:p>
    <w:p w14:paraId="510F0C76" w14:textId="77777777" w:rsidR="001E369A" w:rsidRPr="00FD1FD0" w:rsidRDefault="001E369A" w:rsidP="00030D24">
      <w:pPr>
        <w:spacing w:line="259" w:lineRule="auto"/>
        <w:jc w:val="both"/>
        <w:rPr>
          <w:rFonts w:ascii="Times New Roman" w:eastAsia="Aptos" w:hAnsi="Times New Roman" w:cs="Times New Roman"/>
          <w:b/>
          <w:bCs/>
          <w:kern w:val="0"/>
          <w:sz w:val="20"/>
          <w:szCs w:val="20"/>
          <w:lang w:val="en-US"/>
          <w14:ligatures w14:val="none"/>
        </w:rPr>
        <w:pPrChange w:id="407" w:author="Prenafeta, Francesc" w:date="2025-02-11T17:14:00Z" w16du:dateUtc="2025-02-11T16:14:00Z">
          <w:pPr>
            <w:keepNext/>
            <w:spacing w:before="120" w:after="240" w:line="240" w:lineRule="auto"/>
            <w:jc w:val="both"/>
          </w:pPr>
        </w:pPrChange>
      </w:pPr>
    </w:p>
    <w:p w14:paraId="1499F1C1" w14:textId="592FFCCB" w:rsidR="00FD1FD0" w:rsidRPr="00CD2636" w:rsidRDefault="0038201C" w:rsidP="00FD1FD0">
      <w:pPr>
        <w:rPr>
          <w:rFonts w:ascii="Times New Roman" w:hAnsi="Times New Roman" w:cs="Times New Roman"/>
          <w:lang w:val="en-US"/>
        </w:rPr>
      </w:pPr>
      <w:commentRangeStart w:id="408"/>
      <w:r>
        <w:rPr>
          <w:rFonts w:ascii="Times New Roman" w:hAnsi="Times New Roman" w:cs="Times New Roman"/>
          <w:noProof/>
          <w:lang w:val="en-US"/>
        </w:rPr>
        <w:drawing>
          <wp:inline distT="0" distB="0" distL="0" distR="0" wp14:anchorId="2101D4D0" wp14:editId="6F256F76">
            <wp:extent cx="5355336" cy="2901696"/>
            <wp:effectExtent l="0" t="0" r="0" b="0"/>
            <wp:docPr id="693836148" name="Imagen 2" descr="Gráfico, Gráfico de disp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36148" name="Imagen 2" descr="Gráfico, Gráfico de dispersió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55336" cy="2901696"/>
                    </a:xfrm>
                    <a:prstGeom prst="rect">
                      <a:avLst/>
                    </a:prstGeom>
                  </pic:spPr>
                </pic:pic>
              </a:graphicData>
            </a:graphic>
          </wp:inline>
        </w:drawing>
      </w:r>
      <w:commentRangeEnd w:id="408"/>
      <w:r w:rsidR="00872916">
        <w:rPr>
          <w:rStyle w:val="Refdecomentario"/>
        </w:rPr>
        <w:commentReference w:id="408"/>
      </w:r>
    </w:p>
    <w:p w14:paraId="70DC23F8" w14:textId="1C525535" w:rsidR="00FD1FD0" w:rsidRPr="00CD2636" w:rsidDel="00796B48" w:rsidRDefault="00FD1FD0" w:rsidP="00FD1FD0">
      <w:pPr>
        <w:rPr>
          <w:del w:id="409" w:author="Prenafeta, Francesc" w:date="2025-02-11T17:20:00Z" w16du:dateUtc="2025-02-11T16:20:00Z"/>
          <w:rFonts w:ascii="Times New Roman" w:hAnsi="Times New Roman" w:cs="Times New Roman"/>
          <w:lang w:val="en-US"/>
        </w:rPr>
      </w:pPr>
      <w:del w:id="410" w:author="Prenafeta, Francesc" w:date="2025-02-11T17:40:00Z" w16du:dateUtc="2025-02-11T16:40:00Z">
        <w:r w:rsidRPr="00CD2636" w:rsidDel="003C2D20">
          <w:rPr>
            <w:rFonts w:ascii="Times New Roman" w:hAnsi="Times New Roman" w:cs="Times New Roman"/>
            <w:lang w:val="en-US"/>
          </w:rPr>
          <w:delText xml:space="preserve"> </w:delText>
        </w:r>
      </w:del>
    </w:p>
    <w:p w14:paraId="31D2CCB9" w14:textId="0E182AF3" w:rsidR="00FD1FD0" w:rsidRPr="00FD1FD0" w:rsidRDefault="00FD1FD0" w:rsidP="00796B48">
      <w:pPr>
        <w:rPr>
          <w:rFonts w:ascii="Times New Roman" w:eastAsia="Aptos" w:hAnsi="Times New Roman" w:cs="Times New Roman"/>
          <w:kern w:val="0"/>
          <w:sz w:val="20"/>
          <w:szCs w:val="20"/>
          <w:lang w:val="en-US"/>
          <w14:ligatures w14:val="none"/>
        </w:rPr>
        <w:pPrChange w:id="411" w:author="Prenafeta, Francesc" w:date="2025-02-11T17:20:00Z" w16du:dateUtc="2025-02-11T16:20:00Z">
          <w:pPr>
            <w:keepNext/>
            <w:spacing w:before="120" w:after="240" w:line="240" w:lineRule="auto"/>
            <w:jc w:val="both"/>
          </w:pPr>
        </w:pPrChange>
      </w:pPr>
      <w:bookmarkStart w:id="412" w:name="_Toc165370397"/>
      <w:r w:rsidRPr="00FD1FD0">
        <w:rPr>
          <w:rFonts w:ascii="Times New Roman" w:eastAsia="Aptos" w:hAnsi="Times New Roman" w:cs="Times New Roman"/>
          <w:b/>
          <w:bCs/>
          <w:kern w:val="0"/>
          <w:sz w:val="20"/>
          <w:szCs w:val="20"/>
          <w:lang w:val="en-US"/>
          <w14:ligatures w14:val="none"/>
        </w:rPr>
        <w:t xml:space="preserve">Figure </w:t>
      </w:r>
      <w:r w:rsidRPr="00FD1FD0">
        <w:rPr>
          <w:rFonts w:ascii="Times New Roman" w:eastAsia="Aptos" w:hAnsi="Times New Roman" w:cs="Times New Roman"/>
          <w:b/>
          <w:bCs/>
          <w:kern w:val="0"/>
          <w:sz w:val="20"/>
          <w:szCs w:val="20"/>
          <w:lang w:val="en-US"/>
          <w14:ligatures w14:val="none"/>
        </w:rPr>
        <w:fldChar w:fldCharType="begin"/>
      </w:r>
      <w:r w:rsidRPr="00FD1FD0">
        <w:rPr>
          <w:rFonts w:ascii="Times New Roman" w:eastAsia="Aptos" w:hAnsi="Times New Roman" w:cs="Times New Roman"/>
          <w:b/>
          <w:bCs/>
          <w:kern w:val="0"/>
          <w:sz w:val="20"/>
          <w:szCs w:val="20"/>
          <w:lang w:val="en-US"/>
          <w14:ligatures w14:val="none"/>
        </w:rPr>
        <w:instrText xml:space="preserve"> SEQ Figu \* ARABIC </w:instrText>
      </w:r>
      <w:r w:rsidRPr="00FD1FD0">
        <w:rPr>
          <w:rFonts w:ascii="Times New Roman" w:eastAsia="Aptos" w:hAnsi="Times New Roman" w:cs="Times New Roman"/>
          <w:b/>
          <w:bCs/>
          <w:kern w:val="0"/>
          <w:sz w:val="20"/>
          <w:szCs w:val="20"/>
          <w:lang w:val="en-US"/>
          <w14:ligatures w14:val="none"/>
        </w:rPr>
        <w:fldChar w:fldCharType="separate"/>
      </w:r>
      <w:r w:rsidRPr="00FD1FD0">
        <w:rPr>
          <w:rFonts w:ascii="Times New Roman" w:eastAsia="Aptos" w:hAnsi="Times New Roman" w:cs="Times New Roman"/>
          <w:b/>
          <w:bCs/>
          <w:noProof/>
          <w:kern w:val="0"/>
          <w:sz w:val="20"/>
          <w:szCs w:val="20"/>
          <w:lang w:val="en-US"/>
          <w14:ligatures w14:val="none"/>
        </w:rPr>
        <w:t>2</w:t>
      </w:r>
      <w:r w:rsidRPr="00FD1FD0">
        <w:rPr>
          <w:rFonts w:ascii="Times New Roman" w:eastAsia="Aptos" w:hAnsi="Times New Roman" w:cs="Times New Roman"/>
          <w:b/>
          <w:bCs/>
          <w:kern w:val="0"/>
          <w:sz w:val="20"/>
          <w:szCs w:val="20"/>
          <w:lang w:val="en-US"/>
          <w14:ligatures w14:val="none"/>
        </w:rPr>
        <w:fldChar w:fldCharType="end"/>
      </w:r>
      <w:r w:rsidRPr="00FD1FD0">
        <w:rPr>
          <w:rFonts w:ascii="Times New Roman" w:eastAsia="Aptos" w:hAnsi="Times New Roman" w:cs="Times New Roman"/>
          <w:b/>
          <w:bCs/>
          <w:kern w:val="0"/>
          <w:sz w:val="20"/>
          <w:szCs w:val="20"/>
          <w:lang w:val="en-US"/>
          <w14:ligatures w14:val="none"/>
        </w:rPr>
        <w:t xml:space="preserve">. </w:t>
      </w:r>
      <w:r w:rsidRPr="00FD1FD0">
        <w:rPr>
          <w:rFonts w:ascii="Times New Roman" w:eastAsia="Aptos" w:hAnsi="Times New Roman" w:cs="Times New Roman"/>
          <w:kern w:val="0"/>
          <w:sz w:val="20"/>
          <w:szCs w:val="20"/>
          <w:lang w:val="en-US"/>
          <w14:ligatures w14:val="none"/>
        </w:rPr>
        <w:t>PCA score at the fingerprint region (1,800-1,000 cm</w:t>
      </w:r>
      <w:r w:rsidRPr="00FD1FD0">
        <w:rPr>
          <w:rFonts w:ascii="Times New Roman" w:eastAsia="Aptos" w:hAnsi="Times New Roman" w:cs="Times New Roman"/>
          <w:kern w:val="0"/>
          <w:sz w:val="20"/>
          <w:szCs w:val="20"/>
          <w:vertAlign w:val="superscript"/>
          <w:lang w:val="en-US"/>
          <w14:ligatures w14:val="none"/>
        </w:rPr>
        <w:t>−1</w:t>
      </w:r>
      <w:ins w:id="413" w:author="Prenafeta, Francesc" w:date="2025-02-11T17:16:00Z" w16du:dateUtc="2025-02-11T16:16:00Z">
        <w:r w:rsidR="00D47360">
          <w:rPr>
            <w:rFonts w:ascii="Times New Roman" w:eastAsia="Aptos" w:hAnsi="Times New Roman" w:cs="Times New Roman"/>
            <w:kern w:val="0"/>
            <w:sz w:val="20"/>
            <w:szCs w:val="20"/>
            <w:lang w:val="en-US"/>
            <w14:ligatures w14:val="none"/>
          </w:rPr>
          <w:t>;</w:t>
        </w:r>
      </w:ins>
      <w:r w:rsidRPr="00FD1FD0">
        <w:rPr>
          <w:rFonts w:ascii="Times New Roman" w:eastAsia="Aptos" w:hAnsi="Times New Roman" w:cs="Times New Roman"/>
          <w:kern w:val="0"/>
          <w:sz w:val="20"/>
          <w:szCs w:val="20"/>
          <w:lang w:val="en-US"/>
          <w14:ligatures w14:val="none"/>
        </w:rPr>
        <w:t xml:space="preserve"> left) and the lipid region (3,100-2,800 cm</w:t>
      </w:r>
      <w:r w:rsidRPr="00FD1FD0">
        <w:rPr>
          <w:rFonts w:ascii="Times New Roman" w:eastAsia="Aptos" w:hAnsi="Times New Roman" w:cs="Times New Roman"/>
          <w:kern w:val="0"/>
          <w:sz w:val="20"/>
          <w:szCs w:val="20"/>
          <w:vertAlign w:val="superscript"/>
          <w:lang w:val="en-US"/>
          <w14:ligatures w14:val="none"/>
        </w:rPr>
        <w:t>−1</w:t>
      </w:r>
      <w:del w:id="414" w:author="Prenafeta, Francesc" w:date="2025-02-11T17:16:00Z" w16du:dateUtc="2025-02-11T16:16:00Z">
        <w:r w:rsidRPr="00FD1FD0" w:rsidDel="00D47360">
          <w:rPr>
            <w:rFonts w:ascii="Times New Roman" w:eastAsia="Aptos" w:hAnsi="Times New Roman" w:cs="Times New Roman"/>
            <w:kern w:val="0"/>
            <w:sz w:val="20"/>
            <w:szCs w:val="20"/>
            <w:lang w:val="en-US"/>
            <w14:ligatures w14:val="none"/>
          </w:rPr>
          <w:delText>,</w:delText>
        </w:r>
      </w:del>
      <w:ins w:id="415" w:author="Prenafeta, Francesc" w:date="2025-02-11T17:16:00Z" w16du:dateUtc="2025-02-11T16:16:00Z">
        <w:r w:rsidR="00D47360">
          <w:rPr>
            <w:rFonts w:ascii="Times New Roman" w:eastAsia="Aptos" w:hAnsi="Times New Roman" w:cs="Times New Roman"/>
            <w:kern w:val="0"/>
            <w:sz w:val="20"/>
            <w:szCs w:val="20"/>
            <w:lang w:val="en-US"/>
            <w14:ligatures w14:val="none"/>
          </w:rPr>
          <w:t>;</w:t>
        </w:r>
      </w:ins>
      <w:r w:rsidRPr="00FD1FD0">
        <w:rPr>
          <w:rFonts w:ascii="Times New Roman" w:eastAsia="Aptos" w:hAnsi="Times New Roman" w:cs="Times New Roman"/>
          <w:kern w:val="0"/>
          <w:sz w:val="20"/>
          <w:szCs w:val="20"/>
          <w:lang w:val="en-US"/>
          <w14:ligatures w14:val="none"/>
        </w:rPr>
        <w:t xml:space="preserve"> right). C1: intact cells and, C2: </w:t>
      </w:r>
      <w:del w:id="416" w:author="Prenafeta, Francesc" w:date="2025-02-11T17:16:00Z" w16du:dateUtc="2025-02-11T16:16:00Z">
        <w:r w:rsidRPr="00FD1FD0" w:rsidDel="00A24139">
          <w:rPr>
            <w:rFonts w:ascii="Times New Roman" w:eastAsia="Aptos" w:hAnsi="Times New Roman" w:cs="Times New Roman"/>
            <w:kern w:val="0"/>
            <w:sz w:val="20"/>
            <w:szCs w:val="20"/>
            <w:lang w:val="en-US"/>
            <w14:ligatures w14:val="none"/>
          </w:rPr>
          <w:delText>tricyclazole -induced</w:delText>
        </w:r>
      </w:del>
      <w:proofErr w:type="spellStart"/>
      <w:ins w:id="417" w:author="Prenafeta, Francesc" w:date="2025-02-11T17:16:00Z" w16du:dateUtc="2025-02-11T16:16:00Z">
        <w:r w:rsidR="00A24139">
          <w:rPr>
            <w:rFonts w:ascii="Times New Roman" w:eastAsia="Aptos" w:hAnsi="Times New Roman" w:cs="Times New Roman"/>
            <w:kern w:val="0"/>
            <w:sz w:val="20"/>
            <w:szCs w:val="20"/>
            <w:lang w:val="en-US"/>
            <w14:ligatures w14:val="none"/>
          </w:rPr>
          <w:t>melanization</w:t>
        </w:r>
        <w:proofErr w:type="spellEnd"/>
        <w:r w:rsidR="00A24139">
          <w:rPr>
            <w:rFonts w:ascii="Times New Roman" w:eastAsia="Aptos" w:hAnsi="Times New Roman" w:cs="Times New Roman"/>
            <w:kern w:val="0"/>
            <w:sz w:val="20"/>
            <w:szCs w:val="20"/>
            <w:lang w:val="en-US"/>
            <w14:ligatures w14:val="none"/>
          </w:rPr>
          <w:t>-inhibited</w:t>
        </w:r>
      </w:ins>
      <w:r w:rsidRPr="00FD1FD0">
        <w:rPr>
          <w:rFonts w:ascii="Times New Roman" w:eastAsia="Aptos" w:hAnsi="Times New Roman" w:cs="Times New Roman"/>
          <w:kern w:val="0"/>
          <w:sz w:val="20"/>
          <w:szCs w:val="20"/>
          <w:lang w:val="en-US"/>
          <w14:ligatures w14:val="none"/>
        </w:rPr>
        <w:t xml:space="preserve"> cells; T1: intact cells exposed to </w:t>
      </w:r>
      <w:proofErr w:type="gramStart"/>
      <w:r w:rsidRPr="00FD1FD0">
        <w:rPr>
          <w:rFonts w:ascii="Times New Roman" w:eastAsia="Aptos" w:hAnsi="Times New Roman" w:cs="Times New Roman"/>
          <w:kern w:val="0"/>
          <w:sz w:val="20"/>
          <w:szCs w:val="20"/>
          <w:lang w:val="en-US"/>
          <w14:ligatures w14:val="none"/>
        </w:rPr>
        <w:t>A</w:t>
      </w:r>
      <w:ins w:id="418" w:author="Prenafeta, Francesc" w:date="2025-02-11T17:16:00Z" w16du:dateUtc="2025-02-11T16:16:00Z">
        <w:r w:rsidR="00A24139">
          <w:rPr>
            <w:rFonts w:ascii="Times New Roman" w:eastAsia="Aptos" w:hAnsi="Times New Roman" w:cs="Times New Roman"/>
            <w:kern w:val="0"/>
            <w:sz w:val="20"/>
            <w:szCs w:val="20"/>
            <w:lang w:val="en-US"/>
            <w14:ligatures w14:val="none"/>
          </w:rPr>
          <w:t>s</w:t>
        </w:r>
      </w:ins>
      <w:proofErr w:type="gramEnd"/>
      <w:ins w:id="419" w:author="Prenafeta, Francesc" w:date="2025-02-11T17:17:00Z" w16du:dateUtc="2025-02-11T16:17:00Z">
        <w:r w:rsidR="00A24139">
          <w:rPr>
            <w:rFonts w:ascii="Times New Roman" w:eastAsia="Aptos" w:hAnsi="Times New Roman" w:cs="Times New Roman"/>
            <w:kern w:val="0"/>
            <w:sz w:val="20"/>
            <w:szCs w:val="20"/>
            <w:lang w:val="en-US"/>
            <w14:ligatures w14:val="none"/>
          </w:rPr>
          <w:t>(V)</w:t>
        </w:r>
      </w:ins>
      <w:del w:id="420" w:author="Prenafeta, Francesc" w:date="2025-02-11T17:17:00Z" w16du:dateUtc="2025-02-11T16:17:00Z">
        <w:r w:rsidRPr="00FD1FD0" w:rsidDel="00A24139">
          <w:rPr>
            <w:rFonts w:ascii="Times New Roman" w:eastAsia="Aptos" w:hAnsi="Times New Roman" w:cs="Times New Roman"/>
            <w:kern w:val="0"/>
            <w:sz w:val="20"/>
            <w:szCs w:val="20"/>
            <w:lang w:val="en-US"/>
            <w14:ligatures w14:val="none"/>
          </w:rPr>
          <w:delText>rsenic</w:delText>
        </w:r>
      </w:del>
      <w:r w:rsidRPr="00FD1FD0">
        <w:rPr>
          <w:rFonts w:ascii="Times New Roman" w:eastAsia="Aptos" w:hAnsi="Times New Roman" w:cs="Times New Roman"/>
          <w:kern w:val="0"/>
          <w:sz w:val="20"/>
          <w:szCs w:val="20"/>
          <w:lang w:val="en-US"/>
          <w14:ligatures w14:val="none"/>
        </w:rPr>
        <w:t xml:space="preserve">; T3: </w:t>
      </w:r>
      <w:del w:id="421" w:author="Prenafeta, Francesc" w:date="2025-02-11T17:17:00Z" w16du:dateUtc="2025-02-11T16:17:00Z">
        <w:r w:rsidRPr="00FD1FD0" w:rsidDel="00A24139">
          <w:rPr>
            <w:rFonts w:ascii="Times New Roman" w:eastAsia="Aptos" w:hAnsi="Times New Roman" w:cs="Times New Roman"/>
            <w:kern w:val="0"/>
            <w:sz w:val="20"/>
            <w:szCs w:val="20"/>
            <w:lang w:val="en-US"/>
            <w14:ligatures w14:val="none"/>
          </w:rPr>
          <w:delText>tricyclazole-induced</w:delText>
        </w:r>
      </w:del>
      <w:proofErr w:type="spellStart"/>
      <w:ins w:id="422" w:author="Prenafeta, Francesc" w:date="2025-02-11T17:17:00Z" w16du:dateUtc="2025-02-11T16:17:00Z">
        <w:r w:rsidR="00A24139">
          <w:rPr>
            <w:rFonts w:ascii="Times New Roman" w:eastAsia="Aptos" w:hAnsi="Times New Roman" w:cs="Times New Roman"/>
            <w:kern w:val="0"/>
            <w:sz w:val="20"/>
            <w:szCs w:val="20"/>
            <w:lang w:val="en-US"/>
            <w14:ligatures w14:val="none"/>
          </w:rPr>
          <w:t>melanization</w:t>
        </w:r>
        <w:proofErr w:type="spellEnd"/>
        <w:r w:rsidR="00A24139">
          <w:rPr>
            <w:rFonts w:ascii="Times New Roman" w:eastAsia="Aptos" w:hAnsi="Times New Roman" w:cs="Times New Roman"/>
            <w:kern w:val="0"/>
            <w:sz w:val="20"/>
            <w:szCs w:val="20"/>
            <w:lang w:val="en-US"/>
            <w14:ligatures w14:val="none"/>
          </w:rPr>
          <w:t>-inhibited</w:t>
        </w:r>
      </w:ins>
      <w:r w:rsidRPr="00FD1FD0">
        <w:rPr>
          <w:rFonts w:ascii="Times New Roman" w:eastAsia="Aptos" w:hAnsi="Times New Roman" w:cs="Times New Roman"/>
          <w:kern w:val="0"/>
          <w:sz w:val="20"/>
          <w:szCs w:val="20"/>
          <w:lang w:val="en-US"/>
          <w14:ligatures w14:val="none"/>
        </w:rPr>
        <w:t xml:space="preserve"> cells exposed to A</w:t>
      </w:r>
      <w:ins w:id="423" w:author="Prenafeta, Francesc" w:date="2025-02-11T17:17:00Z" w16du:dateUtc="2025-02-11T16:17:00Z">
        <w:r w:rsidR="00B6098F">
          <w:rPr>
            <w:rFonts w:ascii="Times New Roman" w:eastAsia="Aptos" w:hAnsi="Times New Roman" w:cs="Times New Roman"/>
            <w:kern w:val="0"/>
            <w:sz w:val="20"/>
            <w:szCs w:val="20"/>
            <w:lang w:val="en-US"/>
            <w14:ligatures w14:val="none"/>
          </w:rPr>
          <w:t>s(V)</w:t>
        </w:r>
      </w:ins>
      <w:del w:id="424" w:author="Prenafeta, Francesc" w:date="2025-02-11T17:17:00Z" w16du:dateUtc="2025-02-11T16:17:00Z">
        <w:r w:rsidRPr="00FD1FD0" w:rsidDel="00B6098F">
          <w:rPr>
            <w:rFonts w:ascii="Times New Roman" w:eastAsia="Aptos" w:hAnsi="Times New Roman" w:cs="Times New Roman"/>
            <w:kern w:val="0"/>
            <w:sz w:val="20"/>
            <w:szCs w:val="20"/>
            <w:lang w:val="en-US"/>
            <w14:ligatures w14:val="none"/>
          </w:rPr>
          <w:delText>rsenic</w:delText>
        </w:r>
      </w:del>
      <w:r w:rsidRPr="00FD1FD0">
        <w:rPr>
          <w:rFonts w:ascii="Times New Roman" w:eastAsia="Aptos" w:hAnsi="Times New Roman" w:cs="Times New Roman"/>
          <w:kern w:val="0"/>
          <w:sz w:val="20"/>
          <w:szCs w:val="20"/>
          <w:lang w:val="en-US"/>
          <w14:ligatures w14:val="none"/>
        </w:rPr>
        <w:t>.</w:t>
      </w:r>
      <w:bookmarkEnd w:id="412"/>
    </w:p>
    <w:p w14:paraId="667FEB1A" w14:textId="38F53918" w:rsidR="00FD1FD0" w:rsidDel="003F0A4B" w:rsidRDefault="00FD1FD0" w:rsidP="00A93223">
      <w:pPr>
        <w:jc w:val="both"/>
        <w:rPr>
          <w:del w:id="425" w:author="Prenafeta, Francesc" w:date="2025-02-11T17:40:00Z" w16du:dateUtc="2025-02-11T16:40:00Z"/>
          <w:rFonts w:ascii="Times New Roman" w:eastAsia="Aptos" w:hAnsi="Times New Roman" w:cs="Times New Roman"/>
          <w:sz w:val="20"/>
          <w:szCs w:val="20"/>
          <w:lang w:val="en-US"/>
        </w:rPr>
      </w:pPr>
      <w:del w:id="426" w:author="Prenafeta, Francesc" w:date="2025-02-11T17:40:00Z" w16du:dateUtc="2025-02-11T16:40:00Z">
        <w:r w:rsidRPr="00CD2636" w:rsidDel="003F0A4B">
          <w:rPr>
            <w:rFonts w:ascii="Times New Roman" w:eastAsia="Aptos" w:hAnsi="Times New Roman" w:cs="Times New Roman"/>
            <w:sz w:val="20"/>
            <w:szCs w:val="20"/>
            <w:lang w:val="en-US"/>
          </w:rPr>
          <w:delText>Further analysis using second-derivative spectra from averaged absorbance data (Figure 3) also reveal alterations in the position and intensity of peaks corresponding to amide I and II bands, particularly in cells exposed to As(V) and lacking melanin (T3). Amide I (1,700</w:delText>
        </w:r>
        <w:r w:rsidRPr="00CD2636" w:rsidDel="003F0A4B">
          <w:rPr>
            <w:rFonts w:ascii="Times New Roman" w:eastAsia="Aptos" w:hAnsi="Times New Roman" w:cs="Times New Roman"/>
            <w:sz w:val="20"/>
            <w:szCs w:val="20"/>
            <w:vertAlign w:val="superscript"/>
            <w:lang w:val="en-US"/>
          </w:rPr>
          <w:delText>−1</w:delText>
        </w:r>
        <w:r w:rsidRPr="00CD2636" w:rsidDel="003F0A4B">
          <w:rPr>
            <w:rFonts w:ascii="Times New Roman" w:eastAsia="Aptos" w:hAnsi="Times New Roman" w:cs="Times New Roman"/>
            <w:sz w:val="20"/>
            <w:szCs w:val="20"/>
            <w:lang w:val="en-US"/>
          </w:rPr>
          <w:delText xml:space="preserve"> - 1,600 cm</w:delText>
        </w:r>
        <w:r w:rsidRPr="00CD2636" w:rsidDel="003F0A4B">
          <w:rPr>
            <w:rFonts w:ascii="Times New Roman" w:eastAsia="Aptos" w:hAnsi="Times New Roman" w:cs="Times New Roman"/>
            <w:sz w:val="20"/>
            <w:szCs w:val="20"/>
            <w:vertAlign w:val="superscript"/>
            <w:lang w:val="en-US"/>
          </w:rPr>
          <w:delText>−1</w:delText>
        </w:r>
        <w:r w:rsidRPr="00CD2636" w:rsidDel="003F0A4B">
          <w:rPr>
            <w:rFonts w:ascii="Times New Roman" w:eastAsia="Aptos" w:hAnsi="Times New Roman" w:cs="Times New Roman"/>
            <w:sz w:val="20"/>
            <w:szCs w:val="20"/>
            <w:lang w:val="en-US"/>
          </w:rPr>
          <w:delText>) is associated with the C=O stretching in proteins, and amide II (1,600</w:delText>
        </w:r>
        <w:r w:rsidRPr="00CD2636" w:rsidDel="003F0A4B">
          <w:rPr>
            <w:rFonts w:ascii="Times New Roman" w:eastAsia="Aptos" w:hAnsi="Times New Roman" w:cs="Times New Roman"/>
            <w:sz w:val="20"/>
            <w:szCs w:val="20"/>
            <w:vertAlign w:val="superscript"/>
            <w:lang w:val="en-US"/>
          </w:rPr>
          <w:delText>-1</w:delText>
        </w:r>
        <w:r w:rsidRPr="00CD2636" w:rsidDel="003F0A4B">
          <w:rPr>
            <w:rFonts w:ascii="Times New Roman" w:eastAsia="Aptos" w:hAnsi="Times New Roman" w:cs="Times New Roman"/>
            <w:sz w:val="20"/>
            <w:szCs w:val="20"/>
            <w:lang w:val="en-US"/>
          </w:rPr>
          <w:delText xml:space="preserve"> - 480 cm</w:delText>
        </w:r>
        <w:r w:rsidRPr="00CD2636" w:rsidDel="003F0A4B">
          <w:rPr>
            <w:rFonts w:ascii="Times New Roman" w:eastAsia="Aptos" w:hAnsi="Times New Roman" w:cs="Times New Roman"/>
            <w:sz w:val="20"/>
            <w:szCs w:val="20"/>
            <w:vertAlign w:val="superscript"/>
            <w:lang w:val="en-US"/>
          </w:rPr>
          <w:delText>−1</w:delText>
        </w:r>
        <w:r w:rsidRPr="00CD2636" w:rsidDel="003F0A4B">
          <w:rPr>
            <w:rFonts w:ascii="Times New Roman" w:eastAsia="Aptos" w:hAnsi="Times New Roman" w:cs="Times New Roman"/>
            <w:sz w:val="20"/>
            <w:szCs w:val="20"/>
            <w:lang w:val="en-US"/>
          </w:rPr>
          <w:delText>) has been assigned to N-H bending and C-N stretching vibrations in proteins. Hence, bands in this region are indicators of protein secondary structures and the observed spectral shifts in T3 cells suggest a more pronounced β-type structure compared to melanized cells. Additionally, the fingerprint region spectra (Figure 3) show significant variance in the amide I and II bands for the T3 cells. The spectral region between 1,350 and 1,000 cm</w:delText>
        </w:r>
        <w:r w:rsidRPr="00CD2636" w:rsidDel="003F0A4B">
          <w:rPr>
            <w:rFonts w:ascii="Times New Roman" w:eastAsia="Aptos" w:hAnsi="Times New Roman" w:cs="Times New Roman"/>
            <w:sz w:val="20"/>
            <w:szCs w:val="20"/>
            <w:vertAlign w:val="superscript"/>
            <w:lang w:val="en-US"/>
          </w:rPr>
          <w:delText>−1</w:delText>
        </w:r>
        <w:r w:rsidRPr="00CD2636" w:rsidDel="003F0A4B">
          <w:rPr>
            <w:rFonts w:ascii="Times New Roman" w:eastAsia="Aptos" w:hAnsi="Times New Roman" w:cs="Times New Roman"/>
            <w:sz w:val="20"/>
            <w:szCs w:val="20"/>
            <w:lang w:val="en-US"/>
          </w:rPr>
          <w:delText xml:space="preserve"> corresponds to asymmetric stretching of PO</w:delText>
        </w:r>
        <w:r w:rsidRPr="00CD2636" w:rsidDel="003F0A4B">
          <w:rPr>
            <w:rFonts w:ascii="Times New Roman" w:eastAsia="Aptos" w:hAnsi="Times New Roman" w:cs="Times New Roman"/>
            <w:sz w:val="20"/>
            <w:szCs w:val="20"/>
            <w:vertAlign w:val="subscript"/>
            <w:lang w:val="en-US"/>
          </w:rPr>
          <w:delText>2</w:delText>
        </w:r>
        <w:r w:rsidRPr="00CD2636" w:rsidDel="003F0A4B">
          <w:rPr>
            <w:rFonts w:ascii="Times New Roman" w:eastAsia="Aptos" w:hAnsi="Times New Roman" w:cs="Times New Roman"/>
            <w:sz w:val="20"/>
            <w:szCs w:val="20"/>
            <w:lang w:val="en-US"/>
          </w:rPr>
          <w:delText xml:space="preserve"> groups in nucleic acids and phospholipids, while sugars exhibit strong bands due to C-O-C and P-O-C vibrations. Compared to the control </w:delText>
        </w:r>
      </w:del>
      <w:del w:id="427" w:author="Prenafeta, Francesc" w:date="2025-02-11T17:37:00Z" w16du:dateUtc="2025-02-11T16:37:00Z">
        <w:r w:rsidRPr="00CD2636" w:rsidDel="00A26728">
          <w:rPr>
            <w:rFonts w:ascii="Times New Roman" w:eastAsia="Aptos" w:hAnsi="Times New Roman" w:cs="Times New Roman"/>
            <w:sz w:val="20"/>
            <w:szCs w:val="20"/>
            <w:lang w:val="en-US"/>
          </w:rPr>
          <w:delText>C1 (</w:delText>
        </w:r>
      </w:del>
      <w:del w:id="428" w:author="Prenafeta, Francesc" w:date="2025-02-11T17:40:00Z" w16du:dateUtc="2025-02-11T16:40:00Z">
        <w:r w:rsidRPr="00CD2636" w:rsidDel="003F0A4B">
          <w:rPr>
            <w:rFonts w:ascii="Times New Roman" w:eastAsia="Aptos" w:hAnsi="Times New Roman" w:cs="Times New Roman"/>
            <w:sz w:val="20"/>
            <w:szCs w:val="20"/>
            <w:lang w:val="en-US"/>
          </w:rPr>
          <w:delText xml:space="preserve">non-exposed </w:delText>
        </w:r>
      </w:del>
      <w:del w:id="429" w:author="Prenafeta, Francesc" w:date="2025-02-11T17:37:00Z" w16du:dateUtc="2025-02-11T16:37:00Z">
        <w:r w:rsidRPr="00CD2636" w:rsidDel="003903F2">
          <w:rPr>
            <w:rFonts w:ascii="Times New Roman" w:eastAsia="Aptos" w:hAnsi="Times New Roman" w:cs="Times New Roman"/>
            <w:sz w:val="20"/>
            <w:szCs w:val="20"/>
            <w:lang w:val="en-US"/>
          </w:rPr>
          <w:delText xml:space="preserve">melanized </w:delText>
        </w:r>
      </w:del>
      <w:del w:id="430" w:author="Prenafeta, Francesc" w:date="2025-02-11T17:40:00Z" w16du:dateUtc="2025-02-11T16:40:00Z">
        <w:r w:rsidRPr="00CD2636" w:rsidDel="003F0A4B">
          <w:rPr>
            <w:rFonts w:ascii="Times New Roman" w:eastAsia="Aptos" w:hAnsi="Times New Roman" w:cs="Times New Roman"/>
            <w:sz w:val="20"/>
            <w:szCs w:val="20"/>
            <w:lang w:val="en-US"/>
          </w:rPr>
          <w:delText>cells</w:delText>
        </w:r>
      </w:del>
      <w:del w:id="431" w:author="Prenafeta, Francesc" w:date="2025-02-11T17:37:00Z" w16du:dateUtc="2025-02-11T16:37:00Z">
        <w:r w:rsidRPr="00CD2636" w:rsidDel="003903F2">
          <w:rPr>
            <w:rFonts w:ascii="Times New Roman" w:eastAsia="Aptos" w:hAnsi="Times New Roman" w:cs="Times New Roman"/>
            <w:sz w:val="20"/>
            <w:szCs w:val="20"/>
            <w:lang w:val="en-US"/>
          </w:rPr>
          <w:delText>)</w:delText>
        </w:r>
      </w:del>
      <w:del w:id="432" w:author="Prenafeta, Francesc" w:date="2025-02-11T17:40:00Z" w16du:dateUtc="2025-02-11T16:40:00Z">
        <w:r w:rsidRPr="00CD2636" w:rsidDel="003F0A4B">
          <w:rPr>
            <w:rFonts w:ascii="Times New Roman" w:eastAsia="Aptos" w:hAnsi="Times New Roman" w:cs="Times New Roman"/>
            <w:sz w:val="20"/>
            <w:szCs w:val="20"/>
            <w:lang w:val="en-US"/>
          </w:rPr>
          <w:delText>, Figure 3 displays several changes in intensity and position of peaks in the C2 (non-exposd hyaline cells) and the As(V) exposed T1 (melanized) and T3 (hyaline) cells. Peaks in the region between 1,120 and 1,050 cm</w:delText>
        </w:r>
        <w:r w:rsidRPr="00CD2636" w:rsidDel="003F0A4B">
          <w:rPr>
            <w:rFonts w:ascii="Times New Roman" w:eastAsia="Aptos" w:hAnsi="Times New Roman" w:cs="Times New Roman"/>
            <w:sz w:val="20"/>
            <w:szCs w:val="20"/>
            <w:vertAlign w:val="superscript"/>
            <w:lang w:val="en-US"/>
          </w:rPr>
          <w:delText>−1</w:delText>
        </w:r>
        <w:r w:rsidRPr="00CD2636" w:rsidDel="003F0A4B">
          <w:rPr>
            <w:rFonts w:ascii="Times New Roman" w:eastAsia="Aptos" w:hAnsi="Times New Roman" w:cs="Times New Roman"/>
            <w:sz w:val="20"/>
            <w:szCs w:val="20"/>
            <w:lang w:val="en-US"/>
          </w:rPr>
          <w:delText xml:space="preserve"> are assigned to symmetric C-C stretching in α-glucans and asymmetric stretching in C-O-C, P-O-C β-glucan complexes, respectively. These spectral shifts suggest changes in cell wall polysaccharides. In the lipid region (3,100-2,800 cm</w:delText>
        </w:r>
        <w:r w:rsidRPr="00CD2636" w:rsidDel="003F0A4B">
          <w:rPr>
            <w:rFonts w:ascii="Times New Roman" w:eastAsia="Aptos" w:hAnsi="Times New Roman" w:cs="Times New Roman"/>
            <w:sz w:val="20"/>
            <w:szCs w:val="20"/>
            <w:vertAlign w:val="superscript"/>
            <w:lang w:val="en-US"/>
          </w:rPr>
          <w:delText>−1</w:delText>
        </w:r>
        <w:r w:rsidRPr="00CD2636" w:rsidDel="003F0A4B">
          <w:rPr>
            <w:rFonts w:ascii="Times New Roman" w:eastAsia="Aptos" w:hAnsi="Times New Roman" w:cs="Times New Roman"/>
            <w:sz w:val="20"/>
            <w:szCs w:val="20"/>
            <w:lang w:val="en-US"/>
          </w:rPr>
          <w:delText>), changes in the intensity of CH</w:delText>
        </w:r>
        <w:r w:rsidRPr="00CD2636" w:rsidDel="003F0A4B">
          <w:rPr>
            <w:rFonts w:ascii="Times New Roman" w:eastAsia="Aptos" w:hAnsi="Times New Roman" w:cs="Times New Roman"/>
            <w:sz w:val="20"/>
            <w:szCs w:val="20"/>
            <w:vertAlign w:val="subscript"/>
            <w:lang w:val="en-US"/>
          </w:rPr>
          <w:delText>2</w:delText>
        </w:r>
        <w:r w:rsidRPr="00CD2636" w:rsidDel="003F0A4B">
          <w:rPr>
            <w:rFonts w:ascii="Times New Roman" w:eastAsia="Aptos" w:hAnsi="Times New Roman" w:cs="Times New Roman"/>
            <w:sz w:val="20"/>
            <w:szCs w:val="20"/>
            <w:lang w:val="en-US"/>
          </w:rPr>
          <w:delText xml:space="preserve"> and CH</w:delText>
        </w:r>
        <w:r w:rsidRPr="00CD2636" w:rsidDel="003F0A4B">
          <w:rPr>
            <w:rFonts w:ascii="Times New Roman" w:eastAsia="Aptos" w:hAnsi="Times New Roman" w:cs="Times New Roman"/>
            <w:sz w:val="20"/>
            <w:szCs w:val="20"/>
            <w:vertAlign w:val="subscript"/>
            <w:lang w:val="en-US"/>
          </w:rPr>
          <w:delText>3</w:delText>
        </w:r>
        <w:r w:rsidRPr="00CD2636" w:rsidDel="003F0A4B">
          <w:rPr>
            <w:rFonts w:ascii="Times New Roman" w:eastAsia="Aptos" w:hAnsi="Times New Roman" w:cs="Times New Roman"/>
            <w:sz w:val="20"/>
            <w:szCs w:val="20"/>
            <w:lang w:val="en-US"/>
          </w:rPr>
          <w:delText xml:space="preserve"> symmetric and asymmetric modes were observed. These alterations could be related to the state of hydrocarbons and lipids specific to cell walls and membranes. Notably, a significant perturbation was observed in hyaline cells (C2 and T3; inhibition of melanin biosynthesis by tricyclazole) compared to non-inhibited melanized ones (C1 and T2).</w:delText>
        </w:r>
      </w:del>
    </w:p>
    <w:p w14:paraId="22D76EA1" w14:textId="0CAC36A7" w:rsidR="0038201C" w:rsidRPr="00CD2636" w:rsidDel="003F0A4B" w:rsidRDefault="0038201C" w:rsidP="00FD1FD0">
      <w:pPr>
        <w:rPr>
          <w:del w:id="433" w:author="Prenafeta, Francesc" w:date="2025-02-11T17:40:00Z" w16du:dateUtc="2025-02-11T16:40:00Z"/>
          <w:rFonts w:ascii="Times New Roman" w:hAnsi="Times New Roman" w:cs="Times New Roman"/>
          <w:lang w:val="en-US"/>
        </w:rPr>
      </w:pPr>
      <w:del w:id="434" w:author="Prenafeta, Francesc" w:date="2025-02-11T17:40:00Z" w16du:dateUtc="2025-02-11T16:40:00Z">
        <w:r w:rsidDel="003F0A4B">
          <w:rPr>
            <w:rFonts w:ascii="Times New Roman" w:hAnsi="Times New Roman" w:cs="Times New Roman"/>
            <w:noProof/>
            <w:lang w:val="en-US"/>
          </w:rPr>
          <w:drawing>
            <wp:inline distT="0" distB="0" distL="0" distR="0" wp14:anchorId="40561EDA" wp14:editId="462D4E02">
              <wp:extent cx="5400040" cy="3474720"/>
              <wp:effectExtent l="0" t="0" r="0" b="0"/>
              <wp:docPr id="819745150" name="Imagen 3" descr="Interfaz de usuario gráfica, 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45150" name="Imagen 3" descr="Interfaz de usuario gráfica, Diagrama"/>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474720"/>
                      </a:xfrm>
                      <a:prstGeom prst="rect">
                        <a:avLst/>
                      </a:prstGeom>
                    </pic:spPr>
                  </pic:pic>
                </a:graphicData>
              </a:graphic>
            </wp:inline>
          </w:drawing>
        </w:r>
      </w:del>
    </w:p>
    <w:p w14:paraId="1DC96ACA" w14:textId="4D6F34D2" w:rsidR="00FD1FD0" w:rsidRPr="00FD1FD0" w:rsidDel="003F0A4B" w:rsidRDefault="00FD1FD0" w:rsidP="00FD1FD0">
      <w:pPr>
        <w:keepNext/>
        <w:spacing w:before="120" w:after="240" w:line="240" w:lineRule="auto"/>
        <w:jc w:val="both"/>
        <w:rPr>
          <w:del w:id="435" w:author="Prenafeta, Francesc" w:date="2025-02-11T17:40:00Z" w16du:dateUtc="2025-02-11T16:40:00Z"/>
          <w:rFonts w:ascii="Times New Roman" w:eastAsia="Aptos" w:hAnsi="Times New Roman" w:cs="Times New Roman"/>
          <w:kern w:val="0"/>
          <w:sz w:val="20"/>
          <w:szCs w:val="20"/>
          <w:lang w:val="en-US"/>
          <w14:ligatures w14:val="none"/>
        </w:rPr>
      </w:pPr>
      <w:bookmarkStart w:id="436" w:name="_Toc165370398"/>
      <w:del w:id="437" w:author="Prenafeta, Francesc" w:date="2025-02-11T17:40:00Z" w16du:dateUtc="2025-02-11T16:40:00Z">
        <w:r w:rsidRPr="00FD1FD0" w:rsidDel="003F0A4B">
          <w:rPr>
            <w:rFonts w:ascii="Times New Roman" w:eastAsia="Aptos" w:hAnsi="Times New Roman" w:cs="Times New Roman"/>
            <w:b/>
            <w:bCs/>
            <w:kern w:val="0"/>
            <w:sz w:val="20"/>
            <w:szCs w:val="20"/>
            <w:lang w:val="en-US"/>
            <w14:ligatures w14:val="none"/>
          </w:rPr>
          <w:delText xml:space="preserve">Figure </w:delText>
        </w:r>
        <w:r w:rsidRPr="00FD1FD0" w:rsidDel="003F0A4B">
          <w:rPr>
            <w:rFonts w:ascii="Times New Roman" w:eastAsia="Aptos" w:hAnsi="Times New Roman" w:cs="Times New Roman"/>
            <w:b/>
            <w:bCs/>
            <w:kern w:val="0"/>
            <w:sz w:val="20"/>
            <w:szCs w:val="20"/>
            <w:lang w:val="en-US"/>
            <w14:ligatures w14:val="none"/>
          </w:rPr>
          <w:fldChar w:fldCharType="begin"/>
        </w:r>
        <w:r w:rsidRPr="00FD1FD0" w:rsidDel="003F0A4B">
          <w:rPr>
            <w:rFonts w:ascii="Times New Roman" w:eastAsia="Aptos" w:hAnsi="Times New Roman" w:cs="Times New Roman"/>
            <w:b/>
            <w:bCs/>
            <w:kern w:val="0"/>
            <w:sz w:val="20"/>
            <w:szCs w:val="20"/>
            <w:lang w:val="en-US"/>
            <w14:ligatures w14:val="none"/>
          </w:rPr>
          <w:delInstrText xml:space="preserve"> SEQ Figu \* ARABIC </w:delInstrText>
        </w:r>
        <w:r w:rsidRPr="00FD1FD0" w:rsidDel="003F0A4B">
          <w:rPr>
            <w:rFonts w:ascii="Times New Roman" w:eastAsia="Aptos" w:hAnsi="Times New Roman" w:cs="Times New Roman"/>
            <w:b/>
            <w:bCs/>
            <w:kern w:val="0"/>
            <w:sz w:val="20"/>
            <w:szCs w:val="20"/>
            <w:lang w:val="en-US"/>
            <w14:ligatures w14:val="none"/>
          </w:rPr>
          <w:fldChar w:fldCharType="separate"/>
        </w:r>
        <w:r w:rsidRPr="00FD1FD0" w:rsidDel="003F0A4B">
          <w:rPr>
            <w:rFonts w:ascii="Times New Roman" w:eastAsia="Aptos" w:hAnsi="Times New Roman" w:cs="Times New Roman"/>
            <w:b/>
            <w:bCs/>
            <w:noProof/>
            <w:kern w:val="0"/>
            <w:sz w:val="20"/>
            <w:szCs w:val="20"/>
            <w:lang w:val="en-US"/>
            <w14:ligatures w14:val="none"/>
          </w:rPr>
          <w:delText>3</w:delText>
        </w:r>
        <w:r w:rsidRPr="00FD1FD0" w:rsidDel="003F0A4B">
          <w:rPr>
            <w:rFonts w:ascii="Times New Roman" w:eastAsia="Aptos" w:hAnsi="Times New Roman" w:cs="Times New Roman"/>
            <w:b/>
            <w:bCs/>
            <w:kern w:val="0"/>
            <w:sz w:val="20"/>
            <w:szCs w:val="20"/>
            <w:lang w:val="en-US"/>
            <w14:ligatures w14:val="none"/>
          </w:rPr>
          <w:fldChar w:fldCharType="end"/>
        </w:r>
        <w:r w:rsidRPr="00FD1FD0" w:rsidDel="003F0A4B">
          <w:rPr>
            <w:rFonts w:ascii="Times New Roman" w:eastAsia="Aptos" w:hAnsi="Times New Roman" w:cs="Times New Roman"/>
            <w:b/>
            <w:bCs/>
            <w:kern w:val="0"/>
            <w:sz w:val="20"/>
            <w:szCs w:val="20"/>
            <w:lang w:val="en-US"/>
            <w14:ligatures w14:val="none"/>
          </w:rPr>
          <w:delText xml:space="preserve">. </w:delText>
        </w:r>
        <w:r w:rsidRPr="00FD1FD0" w:rsidDel="003F0A4B">
          <w:rPr>
            <w:rFonts w:ascii="Times New Roman" w:eastAsia="Aptos" w:hAnsi="Times New Roman" w:cs="Times New Roman"/>
            <w:kern w:val="0"/>
            <w:sz w:val="20"/>
            <w:szCs w:val="20"/>
            <w:lang w:val="en-US"/>
            <w14:ligatures w14:val="none"/>
          </w:rPr>
          <w:delText xml:space="preserve">The Savitzky-Golay second derivative spectra is shown for the two controls and the treatment exposed to </w:delText>
        </w:r>
      </w:del>
      <w:del w:id="438" w:author="Prenafeta, Francesc" w:date="2025-02-11T17:39:00Z" w16du:dateUtc="2025-02-11T16:39:00Z">
        <w:r w:rsidRPr="00FD1FD0" w:rsidDel="0081553E">
          <w:rPr>
            <w:rFonts w:ascii="Times New Roman" w:eastAsia="Aptos" w:hAnsi="Times New Roman" w:cs="Times New Roman"/>
            <w:kern w:val="0"/>
            <w:sz w:val="20"/>
            <w:szCs w:val="20"/>
            <w:lang w:val="en-US"/>
            <w14:ligatures w14:val="none"/>
          </w:rPr>
          <w:delText xml:space="preserve">arsenic </w:delText>
        </w:r>
      </w:del>
      <w:del w:id="439" w:author="Prenafeta, Francesc" w:date="2025-02-11T17:40:00Z" w16du:dateUtc="2025-02-11T16:40:00Z">
        <w:r w:rsidRPr="00FD1FD0" w:rsidDel="003F0A4B">
          <w:rPr>
            <w:rFonts w:ascii="Times New Roman" w:eastAsia="Aptos" w:hAnsi="Times New Roman" w:cs="Times New Roman"/>
            <w:kern w:val="0"/>
            <w:sz w:val="20"/>
            <w:szCs w:val="20"/>
            <w:lang w:val="en-US"/>
            <w14:ligatures w14:val="none"/>
          </w:rPr>
          <w:delText xml:space="preserve">(rigth) and </w:delText>
        </w:r>
      </w:del>
      <w:del w:id="440" w:author="Prenafeta, Francesc" w:date="2025-02-11T17:39:00Z" w16du:dateUtc="2025-02-11T16:39:00Z">
        <w:r w:rsidRPr="00FD1FD0" w:rsidDel="0081553E">
          <w:rPr>
            <w:rFonts w:ascii="Times New Roman" w:eastAsia="Aptos" w:hAnsi="Times New Roman" w:cs="Times New Roman"/>
            <w:kern w:val="0"/>
            <w:sz w:val="20"/>
            <w:szCs w:val="20"/>
            <w:lang w:val="en-US"/>
            <w14:ligatures w14:val="none"/>
          </w:rPr>
          <w:delText xml:space="preserve">chromium </w:delText>
        </w:r>
      </w:del>
      <w:del w:id="441" w:author="Prenafeta, Francesc" w:date="2025-02-11T17:40:00Z" w16du:dateUtc="2025-02-11T16:40:00Z">
        <w:r w:rsidRPr="00FD1FD0" w:rsidDel="003F0A4B">
          <w:rPr>
            <w:rFonts w:ascii="Times New Roman" w:eastAsia="Aptos" w:hAnsi="Times New Roman" w:cs="Times New Roman"/>
            <w:kern w:val="0"/>
            <w:sz w:val="20"/>
            <w:szCs w:val="20"/>
            <w:lang w:val="en-US"/>
            <w14:ligatures w14:val="none"/>
          </w:rPr>
          <w:delText>(left). Fingerprint region (1,800-1,000 cm</w:delText>
        </w:r>
        <w:r w:rsidRPr="00FD1FD0" w:rsidDel="003F0A4B">
          <w:rPr>
            <w:rFonts w:ascii="Times New Roman" w:eastAsia="Aptos" w:hAnsi="Times New Roman" w:cs="Times New Roman"/>
            <w:kern w:val="0"/>
            <w:sz w:val="20"/>
            <w:szCs w:val="20"/>
            <w:vertAlign w:val="superscript"/>
            <w:lang w:val="en-US"/>
            <w14:ligatures w14:val="none"/>
          </w:rPr>
          <w:delText>−1</w:delText>
        </w:r>
        <w:r w:rsidRPr="00FD1FD0" w:rsidDel="003F0A4B">
          <w:rPr>
            <w:rFonts w:ascii="Times New Roman" w:eastAsia="Aptos" w:hAnsi="Times New Roman" w:cs="Times New Roman"/>
            <w:kern w:val="0"/>
            <w:sz w:val="20"/>
            <w:szCs w:val="20"/>
            <w:lang w:val="en-US"/>
            <w14:ligatures w14:val="none"/>
          </w:rPr>
          <w:delText>left) and the lipid region (3,100-2,800 cm</w:delText>
        </w:r>
        <w:r w:rsidRPr="00FD1FD0" w:rsidDel="003F0A4B">
          <w:rPr>
            <w:rFonts w:ascii="Times New Roman" w:eastAsia="Aptos" w:hAnsi="Times New Roman" w:cs="Times New Roman"/>
            <w:kern w:val="0"/>
            <w:sz w:val="20"/>
            <w:szCs w:val="20"/>
            <w:vertAlign w:val="superscript"/>
            <w:lang w:val="en-US"/>
            <w14:ligatures w14:val="none"/>
          </w:rPr>
          <w:delText>−1</w:delText>
        </w:r>
        <w:r w:rsidRPr="00FD1FD0" w:rsidDel="003F0A4B">
          <w:rPr>
            <w:rFonts w:ascii="Times New Roman" w:eastAsia="Aptos" w:hAnsi="Times New Roman" w:cs="Times New Roman"/>
            <w:kern w:val="0"/>
            <w:sz w:val="20"/>
            <w:szCs w:val="20"/>
            <w:lang w:val="en-US"/>
            <w14:ligatures w14:val="none"/>
          </w:rPr>
          <w:delText>, right).</w:delText>
        </w:r>
        <w:bookmarkEnd w:id="436"/>
      </w:del>
    </w:p>
    <w:p w14:paraId="2CEE62C3" w14:textId="77777777" w:rsidR="00FD1FD0" w:rsidRPr="00CD2636" w:rsidRDefault="00FD1FD0" w:rsidP="00FD1FD0">
      <w:pPr>
        <w:rPr>
          <w:rFonts w:ascii="Times New Roman" w:hAnsi="Times New Roman" w:cs="Times New Roman"/>
          <w:lang w:val="en-US"/>
        </w:rPr>
      </w:pPr>
    </w:p>
    <w:p w14:paraId="2ED1F15A" w14:textId="4237DB11" w:rsidR="00BF0E9E" w:rsidRPr="00BF0E9E" w:rsidRDefault="00FD1FD0" w:rsidP="00CE62F9">
      <w:pPr>
        <w:jc w:val="both"/>
        <w:rPr>
          <w:ins w:id="442" w:author="Prenafeta, Francesc" w:date="2025-02-12T11:13:00Z" w16du:dateUtc="2025-02-12T10:13:00Z"/>
          <w:rFonts w:ascii="Times New Roman" w:eastAsia="Aptos" w:hAnsi="Times New Roman" w:cs="Times New Roman"/>
          <w:sz w:val="20"/>
          <w:szCs w:val="20"/>
          <w:lang w:val="en-US"/>
        </w:rPr>
        <w:pPrChange w:id="443" w:author="Prenafeta, Francesc" w:date="2025-02-12T12:00:00Z" w16du:dateUtc="2025-02-12T11:00:00Z">
          <w:pPr/>
        </w:pPrChange>
      </w:pPr>
      <w:r w:rsidRPr="00CD2636">
        <w:rPr>
          <w:rFonts w:ascii="Times New Roman" w:eastAsia="Aptos" w:hAnsi="Times New Roman" w:cs="Times New Roman"/>
          <w:sz w:val="20"/>
          <w:szCs w:val="20"/>
          <w:lang w:val="en-US"/>
        </w:rPr>
        <w:t xml:space="preserve">Exposure to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VI) revealed a stronger influence on spectral changes compared to As(V), likely due to the severe toxicity of this metal</w:t>
      </w:r>
      <w:ins w:id="444" w:author="Prenafeta, Francesc" w:date="2025-02-12T12:05:00Z" w16du:dateUtc="2025-02-12T11:05:00Z">
        <w:r w:rsidR="004F0770">
          <w:rPr>
            <w:rFonts w:ascii="Times New Roman" w:eastAsia="Aptos" w:hAnsi="Times New Roman" w:cs="Times New Roman"/>
            <w:sz w:val="20"/>
            <w:szCs w:val="20"/>
            <w:lang w:val="en-US"/>
          </w:rPr>
          <w:t xml:space="preserve"> (Figure 3)</w:t>
        </w:r>
      </w:ins>
      <w:r w:rsidRPr="00CD2636">
        <w:rPr>
          <w:rFonts w:ascii="Times New Roman" w:eastAsia="Aptos" w:hAnsi="Times New Roman" w:cs="Times New Roman"/>
          <w:sz w:val="20"/>
          <w:szCs w:val="20"/>
          <w:lang w:val="en-US"/>
        </w:rPr>
        <w:t xml:space="preserve">. </w:t>
      </w:r>
      <w:ins w:id="445" w:author="Prenafeta, Francesc" w:date="2025-02-11T17:46:00Z" w16du:dateUtc="2025-02-11T16:46:00Z">
        <w:r w:rsidR="00127D5A" w:rsidRPr="00127D5A">
          <w:rPr>
            <w:rFonts w:ascii="Times New Roman" w:eastAsia="Aptos" w:hAnsi="Times New Roman" w:cs="Times New Roman"/>
            <w:sz w:val="20"/>
            <w:szCs w:val="20"/>
            <w:lang w:val="en-US"/>
          </w:rPr>
          <w:t xml:space="preserve">PCA </w:t>
        </w:r>
      </w:ins>
      <w:ins w:id="446" w:author="Prenafeta, Francesc" w:date="2025-02-12T11:02:00Z" w16du:dateUtc="2025-02-12T10:02:00Z">
        <w:r w:rsidR="00881C04">
          <w:rPr>
            <w:rFonts w:ascii="Times New Roman" w:eastAsia="Aptos" w:hAnsi="Times New Roman" w:cs="Times New Roman"/>
            <w:sz w:val="20"/>
            <w:szCs w:val="20"/>
            <w:lang w:val="en-US"/>
          </w:rPr>
          <w:t xml:space="preserve">of the fingerprint region </w:t>
        </w:r>
      </w:ins>
      <w:ins w:id="447" w:author="Prenafeta, Francesc" w:date="2025-02-12T11:17:00Z" w16du:dateUtc="2025-02-12T10:17:00Z">
        <w:r w:rsidR="001E42D6">
          <w:rPr>
            <w:rFonts w:ascii="Times New Roman" w:eastAsia="Aptos" w:hAnsi="Times New Roman" w:cs="Times New Roman"/>
            <w:sz w:val="20"/>
            <w:szCs w:val="20"/>
            <w:lang w:val="en-US"/>
          </w:rPr>
          <w:t>depicted</w:t>
        </w:r>
      </w:ins>
      <w:ins w:id="448" w:author="Prenafeta, Francesc" w:date="2025-02-11T17:46:00Z" w16du:dateUtc="2025-02-11T16:46:00Z">
        <w:r w:rsidR="00127D5A" w:rsidRPr="00127D5A">
          <w:rPr>
            <w:rFonts w:ascii="Times New Roman" w:eastAsia="Aptos" w:hAnsi="Times New Roman" w:cs="Times New Roman"/>
            <w:sz w:val="20"/>
            <w:szCs w:val="20"/>
            <w:lang w:val="en-US"/>
          </w:rPr>
          <w:t xml:space="preserve"> </w:t>
        </w:r>
      </w:ins>
      <w:ins w:id="449" w:author="Prenafeta, Francesc" w:date="2025-02-12T11:03:00Z" w16du:dateUtc="2025-02-12T10:03:00Z">
        <w:r w:rsidR="004B686E">
          <w:rPr>
            <w:rFonts w:ascii="Times New Roman" w:eastAsia="Aptos" w:hAnsi="Times New Roman" w:cs="Times New Roman"/>
            <w:sz w:val="20"/>
            <w:szCs w:val="20"/>
            <w:lang w:val="en-US"/>
          </w:rPr>
          <w:t xml:space="preserve">four </w:t>
        </w:r>
      </w:ins>
      <w:ins w:id="450" w:author="Prenafeta, Francesc" w:date="2025-02-12T11:04:00Z" w16du:dateUtc="2025-02-12T10:04:00Z">
        <w:r w:rsidR="00D106B1">
          <w:rPr>
            <w:rFonts w:ascii="Times New Roman" w:eastAsia="Aptos" w:hAnsi="Times New Roman" w:cs="Times New Roman"/>
            <w:sz w:val="20"/>
            <w:szCs w:val="20"/>
            <w:lang w:val="en-US"/>
          </w:rPr>
          <w:t>distinct</w:t>
        </w:r>
        <w:r w:rsidR="00BF5EF5">
          <w:rPr>
            <w:rFonts w:ascii="Times New Roman" w:eastAsia="Aptos" w:hAnsi="Times New Roman" w:cs="Times New Roman"/>
            <w:sz w:val="20"/>
            <w:szCs w:val="20"/>
            <w:lang w:val="en-US"/>
          </w:rPr>
          <w:t xml:space="preserve"> </w:t>
        </w:r>
      </w:ins>
      <w:ins w:id="451" w:author="Prenafeta, Francesc" w:date="2025-02-12T11:03:00Z" w16du:dateUtc="2025-02-12T10:03:00Z">
        <w:r w:rsidR="00BF5EF5">
          <w:rPr>
            <w:rFonts w:ascii="Times New Roman" w:eastAsia="Aptos" w:hAnsi="Times New Roman" w:cs="Times New Roman"/>
            <w:sz w:val="20"/>
            <w:szCs w:val="20"/>
            <w:lang w:val="en-US"/>
          </w:rPr>
          <w:t>cluster</w:t>
        </w:r>
      </w:ins>
      <w:ins w:id="452" w:author="Prenafeta, Francesc" w:date="2025-02-12T11:04:00Z" w16du:dateUtc="2025-02-12T10:04:00Z">
        <w:r w:rsidR="00D106B1">
          <w:rPr>
            <w:rFonts w:ascii="Times New Roman" w:eastAsia="Aptos" w:hAnsi="Times New Roman" w:cs="Times New Roman"/>
            <w:sz w:val="20"/>
            <w:szCs w:val="20"/>
            <w:lang w:val="en-US"/>
          </w:rPr>
          <w:t xml:space="preserve">s, </w:t>
        </w:r>
      </w:ins>
      <w:ins w:id="453" w:author="Prenafeta, Francesc" w:date="2025-02-12T11:08:00Z" w16du:dateUtc="2025-02-12T10:08:00Z">
        <w:r w:rsidR="003A3CDA">
          <w:rPr>
            <w:rFonts w:ascii="Times New Roman" w:eastAsia="Aptos" w:hAnsi="Times New Roman" w:cs="Times New Roman"/>
            <w:sz w:val="20"/>
            <w:szCs w:val="20"/>
            <w:lang w:val="en-US"/>
          </w:rPr>
          <w:t xml:space="preserve">corresponding to each </w:t>
        </w:r>
      </w:ins>
      <w:ins w:id="454" w:author="Prenafeta, Francesc" w:date="2025-02-12T12:05:00Z" w16du:dateUtc="2025-02-12T11:05:00Z">
        <w:r w:rsidR="00A63F8B">
          <w:rPr>
            <w:rFonts w:ascii="Times New Roman" w:eastAsia="Aptos" w:hAnsi="Times New Roman" w:cs="Times New Roman"/>
            <w:sz w:val="20"/>
            <w:szCs w:val="20"/>
            <w:lang w:val="en-US"/>
          </w:rPr>
          <w:t xml:space="preserve">cell </w:t>
        </w:r>
      </w:ins>
      <w:ins w:id="455" w:author="Prenafeta, Francesc" w:date="2025-02-12T11:08:00Z" w16du:dateUtc="2025-02-12T10:08:00Z">
        <w:r w:rsidR="003A3CDA">
          <w:rPr>
            <w:rFonts w:ascii="Times New Roman" w:eastAsia="Aptos" w:hAnsi="Times New Roman" w:cs="Times New Roman"/>
            <w:sz w:val="20"/>
            <w:szCs w:val="20"/>
            <w:lang w:val="en-US"/>
          </w:rPr>
          <w:t>sample type</w:t>
        </w:r>
      </w:ins>
      <w:ins w:id="456" w:author="Prenafeta, Francesc" w:date="2025-02-11T17:46:00Z" w16du:dateUtc="2025-02-11T16:46:00Z">
        <w:r w:rsidR="00127D5A" w:rsidRPr="00127D5A">
          <w:rPr>
            <w:rFonts w:ascii="Times New Roman" w:eastAsia="Aptos" w:hAnsi="Times New Roman" w:cs="Times New Roman"/>
            <w:sz w:val="20"/>
            <w:szCs w:val="20"/>
            <w:lang w:val="en-US"/>
          </w:rPr>
          <w:t xml:space="preserve">. </w:t>
        </w:r>
      </w:ins>
      <w:ins w:id="457" w:author="Prenafeta, Francesc" w:date="2025-02-12T11:21:00Z" w16du:dateUtc="2025-02-12T10:21:00Z">
        <w:r w:rsidR="006100AF" w:rsidRPr="006100AF">
          <w:rPr>
            <w:rFonts w:ascii="Times New Roman" w:eastAsia="Aptos" w:hAnsi="Times New Roman" w:cs="Times New Roman"/>
            <w:sz w:val="20"/>
            <w:szCs w:val="20"/>
            <w:lang w:val="en-US"/>
          </w:rPr>
          <w:t xml:space="preserve">PC1, which explained 46% of the variance, revealed a strong divergence between intact non-exposed cells and all other samples, with cells exposed to </w:t>
        </w:r>
        <w:proofErr w:type="gramStart"/>
        <w:r w:rsidR="006100AF" w:rsidRPr="006100AF">
          <w:rPr>
            <w:rFonts w:ascii="Times New Roman" w:eastAsia="Aptos" w:hAnsi="Times New Roman" w:cs="Times New Roman"/>
            <w:sz w:val="20"/>
            <w:szCs w:val="20"/>
            <w:lang w:val="en-US"/>
          </w:rPr>
          <w:t>Cr(</w:t>
        </w:r>
        <w:proofErr w:type="gramEnd"/>
        <w:r w:rsidR="006100AF" w:rsidRPr="006100AF">
          <w:rPr>
            <w:rFonts w:ascii="Times New Roman" w:eastAsia="Aptos" w:hAnsi="Times New Roman" w:cs="Times New Roman"/>
            <w:sz w:val="20"/>
            <w:szCs w:val="20"/>
            <w:lang w:val="en-US"/>
          </w:rPr>
          <w:t>VI) and tricyclazole showing the most pronounced differentiation</w:t>
        </w:r>
        <w:r w:rsidR="006100AF">
          <w:rPr>
            <w:rFonts w:ascii="Times New Roman" w:eastAsia="Aptos" w:hAnsi="Times New Roman" w:cs="Times New Roman"/>
            <w:sz w:val="20"/>
            <w:szCs w:val="20"/>
            <w:lang w:val="en-US"/>
          </w:rPr>
          <w:t xml:space="preserve">. </w:t>
        </w:r>
      </w:ins>
      <w:ins w:id="458" w:author="Prenafeta, Francesc" w:date="2025-02-11T17:53:00Z" w16du:dateUtc="2025-02-11T16:53:00Z">
        <w:r w:rsidR="000D6551">
          <w:rPr>
            <w:rFonts w:ascii="Times New Roman" w:eastAsia="Aptos" w:hAnsi="Times New Roman" w:cs="Times New Roman"/>
            <w:sz w:val="20"/>
            <w:szCs w:val="20"/>
            <w:lang w:val="en-US"/>
          </w:rPr>
          <w:t>Furthermore</w:t>
        </w:r>
      </w:ins>
      <w:ins w:id="459" w:author="Prenafeta, Francesc" w:date="2025-02-11T17:46:00Z" w16du:dateUtc="2025-02-11T16:46:00Z">
        <w:r w:rsidR="00127D5A" w:rsidRPr="00127D5A">
          <w:rPr>
            <w:rFonts w:ascii="Times New Roman" w:eastAsia="Aptos" w:hAnsi="Times New Roman" w:cs="Times New Roman"/>
            <w:sz w:val="20"/>
            <w:szCs w:val="20"/>
            <w:lang w:val="en-US"/>
          </w:rPr>
          <w:t>, the second principal component (PC2)</w:t>
        </w:r>
      </w:ins>
      <w:ins w:id="460" w:author="Prenafeta, Francesc" w:date="2025-02-12T11:31:00Z" w16du:dateUtc="2025-02-12T10:31:00Z">
        <w:r w:rsidR="00B57BC3">
          <w:rPr>
            <w:rFonts w:ascii="Times New Roman" w:eastAsia="Aptos" w:hAnsi="Times New Roman" w:cs="Times New Roman"/>
            <w:sz w:val="20"/>
            <w:szCs w:val="20"/>
            <w:lang w:val="en-US"/>
          </w:rPr>
          <w:t>, which</w:t>
        </w:r>
      </w:ins>
      <w:ins w:id="461" w:author="Prenafeta, Francesc" w:date="2025-02-11T17:54:00Z" w16du:dateUtc="2025-02-11T16:54:00Z">
        <w:r w:rsidR="00D04770">
          <w:rPr>
            <w:rFonts w:ascii="Times New Roman" w:eastAsia="Aptos" w:hAnsi="Times New Roman" w:cs="Times New Roman"/>
            <w:sz w:val="20"/>
            <w:szCs w:val="20"/>
            <w:lang w:val="en-US"/>
          </w:rPr>
          <w:t xml:space="preserve"> </w:t>
        </w:r>
      </w:ins>
      <w:ins w:id="462" w:author="Prenafeta, Francesc" w:date="2025-02-12T11:27:00Z" w16du:dateUtc="2025-02-12T10:27:00Z">
        <w:r w:rsidR="00B73F02">
          <w:rPr>
            <w:rFonts w:ascii="Times New Roman" w:eastAsia="Aptos" w:hAnsi="Times New Roman" w:cs="Times New Roman"/>
            <w:sz w:val="20"/>
            <w:szCs w:val="20"/>
            <w:lang w:val="en-US"/>
          </w:rPr>
          <w:t xml:space="preserve">accounts for </w:t>
        </w:r>
        <w:r w:rsidR="00D427FB">
          <w:rPr>
            <w:rFonts w:ascii="Times New Roman" w:eastAsia="Aptos" w:hAnsi="Times New Roman" w:cs="Times New Roman"/>
            <w:sz w:val="20"/>
            <w:szCs w:val="20"/>
            <w:lang w:val="en-US"/>
          </w:rPr>
          <w:t xml:space="preserve">a </w:t>
        </w:r>
      </w:ins>
      <w:ins w:id="463" w:author="Prenafeta, Francesc" w:date="2025-02-12T11:31:00Z" w16du:dateUtc="2025-02-12T10:31:00Z">
        <w:r w:rsidR="00B57BC3">
          <w:rPr>
            <w:rFonts w:ascii="Times New Roman" w:eastAsia="Aptos" w:hAnsi="Times New Roman" w:cs="Times New Roman"/>
            <w:sz w:val="20"/>
            <w:szCs w:val="20"/>
            <w:lang w:val="en-US"/>
          </w:rPr>
          <w:t xml:space="preserve">21% </w:t>
        </w:r>
        <w:r w:rsidR="00906B9E">
          <w:rPr>
            <w:rFonts w:ascii="Times New Roman" w:eastAsia="Aptos" w:hAnsi="Times New Roman" w:cs="Times New Roman"/>
            <w:sz w:val="20"/>
            <w:szCs w:val="20"/>
            <w:lang w:val="en-US"/>
          </w:rPr>
          <w:t>of the</w:t>
        </w:r>
      </w:ins>
      <w:ins w:id="464" w:author="Prenafeta, Francesc" w:date="2025-02-12T11:27:00Z" w16du:dateUtc="2025-02-12T10:27:00Z">
        <w:r w:rsidR="00D427FB">
          <w:rPr>
            <w:rFonts w:ascii="Times New Roman" w:eastAsia="Aptos" w:hAnsi="Times New Roman" w:cs="Times New Roman"/>
            <w:sz w:val="20"/>
            <w:szCs w:val="20"/>
            <w:lang w:val="en-US"/>
          </w:rPr>
          <w:t xml:space="preserve"> </w:t>
        </w:r>
      </w:ins>
      <w:ins w:id="465" w:author="Prenafeta, Francesc" w:date="2025-02-11T17:46:00Z" w16du:dateUtc="2025-02-11T16:46:00Z">
        <w:r w:rsidR="00127D5A" w:rsidRPr="00127D5A">
          <w:rPr>
            <w:rFonts w:ascii="Times New Roman" w:eastAsia="Aptos" w:hAnsi="Times New Roman" w:cs="Times New Roman"/>
            <w:sz w:val="20"/>
            <w:szCs w:val="20"/>
            <w:lang w:val="en-US"/>
          </w:rPr>
          <w:t xml:space="preserve">variance, </w:t>
        </w:r>
      </w:ins>
      <w:ins w:id="466" w:author="Prenafeta, Francesc" w:date="2025-02-12T11:33:00Z" w16du:dateUtc="2025-02-12T10:33:00Z">
        <w:r w:rsidR="00555E4E">
          <w:rPr>
            <w:rFonts w:ascii="Times New Roman" w:eastAsia="Aptos" w:hAnsi="Times New Roman" w:cs="Times New Roman"/>
            <w:sz w:val="20"/>
            <w:szCs w:val="20"/>
            <w:lang w:val="en-US"/>
          </w:rPr>
          <w:t xml:space="preserve">also contributes to </w:t>
        </w:r>
      </w:ins>
      <w:ins w:id="467" w:author="Prenafeta, Francesc" w:date="2025-02-12T11:25:00Z" w16du:dateUtc="2025-02-12T10:25:00Z">
        <w:r w:rsidR="00833E9B">
          <w:rPr>
            <w:rFonts w:ascii="Times New Roman" w:eastAsia="Aptos" w:hAnsi="Times New Roman" w:cs="Times New Roman"/>
            <w:sz w:val="20"/>
            <w:szCs w:val="20"/>
            <w:lang w:val="en-US"/>
          </w:rPr>
          <w:t xml:space="preserve">the separation between </w:t>
        </w:r>
        <w:r w:rsidR="007D1030">
          <w:rPr>
            <w:rFonts w:ascii="Times New Roman" w:eastAsia="Aptos" w:hAnsi="Times New Roman" w:cs="Times New Roman"/>
            <w:sz w:val="20"/>
            <w:szCs w:val="20"/>
            <w:lang w:val="en-US"/>
          </w:rPr>
          <w:t>intact cells exposed to</w:t>
        </w:r>
      </w:ins>
      <w:ins w:id="468" w:author="Prenafeta, Francesc" w:date="2025-02-11T17:46:00Z" w16du:dateUtc="2025-02-11T16:46:00Z">
        <w:r w:rsidR="00127D5A" w:rsidRPr="00127D5A">
          <w:rPr>
            <w:rFonts w:ascii="Times New Roman" w:eastAsia="Aptos" w:hAnsi="Times New Roman" w:cs="Times New Roman"/>
            <w:sz w:val="20"/>
            <w:szCs w:val="20"/>
            <w:lang w:val="en-US"/>
          </w:rPr>
          <w:t xml:space="preserve"> </w:t>
        </w:r>
        <w:proofErr w:type="gramStart"/>
        <w:r w:rsidR="00127D5A" w:rsidRPr="00127D5A">
          <w:rPr>
            <w:rFonts w:ascii="Times New Roman" w:eastAsia="Aptos" w:hAnsi="Times New Roman" w:cs="Times New Roman"/>
            <w:sz w:val="20"/>
            <w:szCs w:val="20"/>
            <w:lang w:val="en-US"/>
          </w:rPr>
          <w:t>Cr(</w:t>
        </w:r>
        <w:proofErr w:type="gramEnd"/>
        <w:r w:rsidR="00127D5A" w:rsidRPr="00127D5A">
          <w:rPr>
            <w:rFonts w:ascii="Times New Roman" w:eastAsia="Aptos" w:hAnsi="Times New Roman" w:cs="Times New Roman"/>
            <w:sz w:val="20"/>
            <w:szCs w:val="20"/>
            <w:lang w:val="en-US"/>
          </w:rPr>
          <w:t xml:space="preserve">VI) </w:t>
        </w:r>
      </w:ins>
      <w:ins w:id="469" w:author="Prenafeta, Francesc" w:date="2025-02-12T11:25:00Z" w16du:dateUtc="2025-02-12T10:25:00Z">
        <w:r w:rsidR="007D1030">
          <w:rPr>
            <w:rFonts w:ascii="Times New Roman" w:eastAsia="Aptos" w:hAnsi="Times New Roman" w:cs="Times New Roman"/>
            <w:sz w:val="20"/>
            <w:szCs w:val="20"/>
            <w:lang w:val="en-US"/>
          </w:rPr>
          <w:t>and</w:t>
        </w:r>
      </w:ins>
      <w:ins w:id="470" w:author="Prenafeta, Francesc" w:date="2025-02-12T11:34:00Z" w16du:dateUtc="2025-02-12T10:34:00Z">
        <w:r w:rsidR="00715B80">
          <w:rPr>
            <w:rFonts w:ascii="Times New Roman" w:eastAsia="Aptos" w:hAnsi="Times New Roman" w:cs="Times New Roman"/>
            <w:sz w:val="20"/>
            <w:szCs w:val="20"/>
            <w:lang w:val="en-US"/>
          </w:rPr>
          <w:t>/or</w:t>
        </w:r>
      </w:ins>
      <w:ins w:id="471" w:author="Prenafeta, Francesc" w:date="2025-02-12T11:25:00Z" w16du:dateUtc="2025-02-12T10:25:00Z">
        <w:r w:rsidR="007D1030">
          <w:rPr>
            <w:rFonts w:ascii="Times New Roman" w:eastAsia="Aptos" w:hAnsi="Times New Roman" w:cs="Times New Roman"/>
            <w:sz w:val="20"/>
            <w:szCs w:val="20"/>
            <w:lang w:val="en-US"/>
          </w:rPr>
          <w:t xml:space="preserve"> </w:t>
        </w:r>
      </w:ins>
      <w:proofErr w:type="spellStart"/>
      <w:ins w:id="472" w:author="Prenafeta, Francesc" w:date="2025-02-12T11:26:00Z" w16du:dateUtc="2025-02-12T10:26:00Z">
        <w:r w:rsidR="00E00CCB">
          <w:rPr>
            <w:rFonts w:ascii="Times New Roman" w:eastAsia="Aptos" w:hAnsi="Times New Roman" w:cs="Times New Roman"/>
            <w:sz w:val="20"/>
            <w:szCs w:val="20"/>
            <w:lang w:val="en-US"/>
          </w:rPr>
          <w:t>melanization</w:t>
        </w:r>
        <w:proofErr w:type="spellEnd"/>
        <w:r w:rsidR="00E00CCB">
          <w:rPr>
            <w:rFonts w:ascii="Times New Roman" w:eastAsia="Aptos" w:hAnsi="Times New Roman" w:cs="Times New Roman"/>
            <w:sz w:val="20"/>
            <w:szCs w:val="20"/>
            <w:lang w:val="en-US"/>
          </w:rPr>
          <w:t xml:space="preserve">-inhibited cells </w:t>
        </w:r>
      </w:ins>
      <w:ins w:id="473" w:author="Prenafeta, Francesc" w:date="2025-02-12T11:28:00Z" w16du:dateUtc="2025-02-12T10:28:00Z">
        <w:r w:rsidR="00D427FB">
          <w:rPr>
            <w:rFonts w:ascii="Times New Roman" w:eastAsia="Aptos" w:hAnsi="Times New Roman" w:cs="Times New Roman"/>
            <w:sz w:val="20"/>
            <w:szCs w:val="20"/>
            <w:lang w:val="en-US"/>
          </w:rPr>
          <w:t>treated with</w:t>
        </w:r>
      </w:ins>
      <w:ins w:id="474" w:author="Prenafeta, Francesc" w:date="2025-02-12T11:26:00Z" w16du:dateUtc="2025-02-12T10:26:00Z">
        <w:r w:rsidR="00DA22B1">
          <w:rPr>
            <w:rFonts w:ascii="Times New Roman" w:eastAsia="Aptos" w:hAnsi="Times New Roman" w:cs="Times New Roman"/>
            <w:sz w:val="20"/>
            <w:szCs w:val="20"/>
            <w:lang w:val="en-US"/>
          </w:rPr>
          <w:t xml:space="preserve"> tricyclazole.</w:t>
        </w:r>
      </w:ins>
      <w:ins w:id="475" w:author="Prenafeta, Francesc" w:date="2025-02-12T11:11:00Z" w16du:dateUtc="2025-02-12T10:11:00Z">
        <w:r w:rsidR="00B07CE7">
          <w:rPr>
            <w:rFonts w:ascii="Times New Roman" w:eastAsia="Aptos" w:hAnsi="Times New Roman" w:cs="Times New Roman"/>
            <w:sz w:val="20"/>
            <w:szCs w:val="20"/>
            <w:lang w:val="en-US"/>
          </w:rPr>
          <w:t xml:space="preserve"> </w:t>
        </w:r>
      </w:ins>
      <w:ins w:id="476" w:author="Prenafeta, Francesc" w:date="2025-02-12T11:36:00Z" w16du:dateUtc="2025-02-12T10:36:00Z">
        <w:r w:rsidR="00542A87">
          <w:rPr>
            <w:rFonts w:ascii="Times New Roman" w:eastAsia="Aptos" w:hAnsi="Times New Roman" w:cs="Times New Roman"/>
            <w:sz w:val="20"/>
            <w:szCs w:val="20"/>
            <w:lang w:val="en-US"/>
          </w:rPr>
          <w:t>These results</w:t>
        </w:r>
        <w:r w:rsidR="00F34D4C" w:rsidRPr="00F34D4C">
          <w:rPr>
            <w:rFonts w:ascii="Times New Roman" w:eastAsia="Aptos" w:hAnsi="Times New Roman" w:cs="Times New Roman"/>
            <w:sz w:val="20"/>
            <w:szCs w:val="20"/>
            <w:lang w:val="en-US"/>
          </w:rPr>
          <w:t xml:space="preserve"> indicat</w:t>
        </w:r>
        <w:r w:rsidR="00542A87">
          <w:rPr>
            <w:rFonts w:ascii="Times New Roman" w:eastAsia="Aptos" w:hAnsi="Times New Roman" w:cs="Times New Roman"/>
            <w:sz w:val="20"/>
            <w:szCs w:val="20"/>
            <w:lang w:val="en-US"/>
          </w:rPr>
          <w:t>e</w:t>
        </w:r>
        <w:r w:rsidR="00F34D4C" w:rsidRPr="00F34D4C">
          <w:rPr>
            <w:rFonts w:ascii="Times New Roman" w:eastAsia="Aptos" w:hAnsi="Times New Roman" w:cs="Times New Roman"/>
            <w:sz w:val="20"/>
            <w:szCs w:val="20"/>
            <w:lang w:val="en-US"/>
          </w:rPr>
          <w:t xml:space="preserve"> that </w:t>
        </w:r>
      </w:ins>
      <w:ins w:id="477" w:author="Prenafeta, Francesc" w:date="2025-02-12T11:37:00Z" w16du:dateUtc="2025-02-12T10:37:00Z">
        <w:r w:rsidR="00542A87">
          <w:rPr>
            <w:rFonts w:ascii="Times New Roman" w:eastAsia="Aptos" w:hAnsi="Times New Roman" w:cs="Times New Roman"/>
            <w:sz w:val="20"/>
            <w:szCs w:val="20"/>
            <w:lang w:val="en-US"/>
          </w:rPr>
          <w:t xml:space="preserve">exposure to </w:t>
        </w:r>
      </w:ins>
      <w:proofErr w:type="gramStart"/>
      <w:ins w:id="478" w:author="Prenafeta, Francesc" w:date="2025-02-12T11:36:00Z" w16du:dateUtc="2025-02-12T10:36:00Z">
        <w:r w:rsidR="00F34D4C" w:rsidRPr="00F34D4C">
          <w:rPr>
            <w:rFonts w:ascii="Times New Roman" w:eastAsia="Aptos" w:hAnsi="Times New Roman" w:cs="Times New Roman"/>
            <w:sz w:val="20"/>
            <w:szCs w:val="20"/>
            <w:lang w:val="en-US"/>
          </w:rPr>
          <w:t>Cr(</w:t>
        </w:r>
        <w:proofErr w:type="gramEnd"/>
        <w:r w:rsidR="00F34D4C" w:rsidRPr="00F34D4C">
          <w:rPr>
            <w:rFonts w:ascii="Times New Roman" w:eastAsia="Aptos" w:hAnsi="Times New Roman" w:cs="Times New Roman"/>
            <w:sz w:val="20"/>
            <w:szCs w:val="20"/>
            <w:lang w:val="en-US"/>
          </w:rPr>
          <w:t xml:space="preserve">VI) </w:t>
        </w:r>
      </w:ins>
      <w:ins w:id="479" w:author="Prenafeta, Francesc" w:date="2025-02-12T12:06:00Z" w16du:dateUtc="2025-02-12T11:06:00Z">
        <w:r w:rsidR="0067595F">
          <w:rPr>
            <w:rFonts w:ascii="Times New Roman" w:eastAsia="Aptos" w:hAnsi="Times New Roman" w:cs="Times New Roman"/>
            <w:sz w:val="20"/>
            <w:szCs w:val="20"/>
            <w:lang w:val="en-US"/>
          </w:rPr>
          <w:t xml:space="preserve">may have </w:t>
        </w:r>
      </w:ins>
      <w:ins w:id="480" w:author="Prenafeta, Francesc" w:date="2025-02-12T11:36:00Z" w16du:dateUtc="2025-02-12T10:36:00Z">
        <w:r w:rsidR="00F34D4C" w:rsidRPr="00F34D4C">
          <w:rPr>
            <w:rFonts w:ascii="Times New Roman" w:eastAsia="Aptos" w:hAnsi="Times New Roman" w:cs="Times New Roman"/>
            <w:sz w:val="20"/>
            <w:szCs w:val="20"/>
            <w:lang w:val="en-US"/>
          </w:rPr>
          <w:t>affect</w:t>
        </w:r>
      </w:ins>
      <w:ins w:id="481" w:author="Prenafeta, Francesc" w:date="2025-02-12T11:49:00Z" w16du:dateUtc="2025-02-12T10:49:00Z">
        <w:r w:rsidR="00BC0F3F">
          <w:rPr>
            <w:rFonts w:ascii="Times New Roman" w:eastAsia="Aptos" w:hAnsi="Times New Roman" w:cs="Times New Roman"/>
            <w:sz w:val="20"/>
            <w:szCs w:val="20"/>
            <w:lang w:val="en-US"/>
          </w:rPr>
          <w:t>ed</w:t>
        </w:r>
      </w:ins>
      <w:ins w:id="482" w:author="Prenafeta, Francesc" w:date="2025-02-12T11:36:00Z" w16du:dateUtc="2025-02-12T10:36:00Z">
        <w:r w:rsidR="00F34D4C" w:rsidRPr="00F34D4C">
          <w:rPr>
            <w:rFonts w:ascii="Times New Roman" w:eastAsia="Aptos" w:hAnsi="Times New Roman" w:cs="Times New Roman"/>
            <w:sz w:val="20"/>
            <w:szCs w:val="20"/>
            <w:lang w:val="en-US"/>
          </w:rPr>
          <w:t xml:space="preserve"> a wider range of biomolecular structures</w:t>
        </w:r>
      </w:ins>
      <w:ins w:id="483" w:author="Prenafeta, Francesc" w:date="2025-02-12T11:37:00Z" w16du:dateUtc="2025-02-12T10:37:00Z">
        <w:r w:rsidR="00343976">
          <w:rPr>
            <w:rFonts w:ascii="Times New Roman" w:eastAsia="Aptos" w:hAnsi="Times New Roman" w:cs="Times New Roman"/>
            <w:sz w:val="20"/>
            <w:szCs w:val="20"/>
            <w:lang w:val="en-US"/>
          </w:rPr>
          <w:t xml:space="preserve"> than As(V)</w:t>
        </w:r>
      </w:ins>
      <w:ins w:id="484" w:author="Prenafeta, Francesc" w:date="2025-02-12T11:36:00Z" w16du:dateUtc="2025-02-12T10:36:00Z">
        <w:r w:rsidR="00F34D4C" w:rsidRPr="00F34D4C">
          <w:rPr>
            <w:rFonts w:ascii="Times New Roman" w:eastAsia="Aptos" w:hAnsi="Times New Roman" w:cs="Times New Roman"/>
            <w:sz w:val="20"/>
            <w:szCs w:val="20"/>
            <w:lang w:val="en-US"/>
          </w:rPr>
          <w:t>.</w:t>
        </w:r>
      </w:ins>
      <w:ins w:id="485" w:author="Prenafeta, Francesc" w:date="2025-02-12T11:37:00Z" w16du:dateUtc="2025-02-12T10:37:00Z">
        <w:r w:rsidR="00343976">
          <w:rPr>
            <w:rFonts w:ascii="Times New Roman" w:eastAsia="Aptos" w:hAnsi="Times New Roman" w:cs="Times New Roman"/>
            <w:sz w:val="20"/>
            <w:szCs w:val="20"/>
            <w:lang w:val="en-US"/>
          </w:rPr>
          <w:t xml:space="preserve"> </w:t>
        </w:r>
      </w:ins>
      <w:ins w:id="486" w:author="Prenafeta, Francesc" w:date="2025-02-12T11:13:00Z" w16du:dateUtc="2025-02-12T10:13:00Z">
        <w:r w:rsidR="00BF0E9E" w:rsidRPr="00BF0E9E">
          <w:rPr>
            <w:rFonts w:ascii="Times New Roman" w:eastAsia="Aptos" w:hAnsi="Times New Roman" w:cs="Times New Roman"/>
            <w:sz w:val="20"/>
            <w:szCs w:val="20"/>
            <w:lang w:val="en-US"/>
          </w:rPr>
          <w:t xml:space="preserve">In the lipid region, PCA of fungal cells exposed to </w:t>
        </w:r>
        <w:proofErr w:type="gramStart"/>
        <w:r w:rsidR="00BF0E9E" w:rsidRPr="00BF0E9E">
          <w:rPr>
            <w:rFonts w:ascii="Times New Roman" w:eastAsia="Aptos" w:hAnsi="Times New Roman" w:cs="Times New Roman"/>
            <w:sz w:val="20"/>
            <w:szCs w:val="20"/>
            <w:lang w:val="en-US"/>
          </w:rPr>
          <w:t>Cr(</w:t>
        </w:r>
        <w:proofErr w:type="gramEnd"/>
        <w:r w:rsidR="00BF0E9E" w:rsidRPr="00BF0E9E">
          <w:rPr>
            <w:rFonts w:ascii="Times New Roman" w:eastAsia="Aptos" w:hAnsi="Times New Roman" w:cs="Times New Roman"/>
            <w:sz w:val="20"/>
            <w:szCs w:val="20"/>
            <w:lang w:val="en-US"/>
          </w:rPr>
          <w:t xml:space="preserve">VI) </w:t>
        </w:r>
      </w:ins>
      <w:ins w:id="487" w:author="Prenafeta, Francesc" w:date="2025-02-12T11:14:00Z" w16du:dateUtc="2025-02-12T10:14:00Z">
        <w:r w:rsidR="00C43214">
          <w:rPr>
            <w:rFonts w:ascii="Times New Roman" w:eastAsia="Aptos" w:hAnsi="Times New Roman" w:cs="Times New Roman"/>
            <w:sz w:val="20"/>
            <w:szCs w:val="20"/>
            <w:lang w:val="en-US"/>
          </w:rPr>
          <w:t xml:space="preserve">and/or tricyclazole, </w:t>
        </w:r>
      </w:ins>
      <w:ins w:id="488" w:author="Prenafeta, Francesc" w:date="2025-02-12T11:13:00Z" w16du:dateUtc="2025-02-12T10:13:00Z">
        <w:r w:rsidR="00BF0E9E" w:rsidRPr="00BF0E9E">
          <w:rPr>
            <w:rFonts w:ascii="Times New Roman" w:eastAsia="Aptos" w:hAnsi="Times New Roman" w:cs="Times New Roman"/>
            <w:sz w:val="20"/>
            <w:szCs w:val="20"/>
            <w:lang w:val="en-US"/>
          </w:rPr>
          <w:t>versus non-exposed counterparts</w:t>
        </w:r>
      </w:ins>
      <w:ins w:id="489" w:author="Prenafeta, Francesc" w:date="2025-02-12T11:14:00Z" w16du:dateUtc="2025-02-12T10:14:00Z">
        <w:r w:rsidR="00C43214">
          <w:rPr>
            <w:rFonts w:ascii="Times New Roman" w:eastAsia="Aptos" w:hAnsi="Times New Roman" w:cs="Times New Roman"/>
            <w:sz w:val="20"/>
            <w:szCs w:val="20"/>
            <w:lang w:val="en-US"/>
          </w:rPr>
          <w:t>,</w:t>
        </w:r>
      </w:ins>
      <w:ins w:id="490" w:author="Prenafeta, Francesc" w:date="2025-02-12T11:13:00Z" w16du:dateUtc="2025-02-12T10:13:00Z">
        <w:r w:rsidR="00BF0E9E" w:rsidRPr="00BF0E9E">
          <w:rPr>
            <w:rFonts w:ascii="Times New Roman" w:eastAsia="Aptos" w:hAnsi="Times New Roman" w:cs="Times New Roman"/>
            <w:sz w:val="20"/>
            <w:szCs w:val="20"/>
            <w:lang w:val="en-US"/>
          </w:rPr>
          <w:t xml:space="preserve"> reveals </w:t>
        </w:r>
      </w:ins>
      <w:ins w:id="491" w:author="Prenafeta, Francesc" w:date="2025-02-12T11:14:00Z" w16du:dateUtc="2025-02-12T10:14:00Z">
        <w:r w:rsidR="00C43214">
          <w:rPr>
            <w:rFonts w:ascii="Times New Roman" w:eastAsia="Aptos" w:hAnsi="Times New Roman" w:cs="Times New Roman"/>
            <w:sz w:val="20"/>
            <w:szCs w:val="20"/>
            <w:lang w:val="en-US"/>
          </w:rPr>
          <w:t xml:space="preserve">a </w:t>
        </w:r>
      </w:ins>
      <w:ins w:id="492" w:author="Prenafeta, Francesc" w:date="2025-02-12T11:38:00Z" w16du:dateUtc="2025-02-12T10:38:00Z">
        <w:r w:rsidR="008846A5">
          <w:rPr>
            <w:rFonts w:ascii="Times New Roman" w:eastAsia="Aptos" w:hAnsi="Times New Roman" w:cs="Times New Roman"/>
            <w:sz w:val="20"/>
            <w:szCs w:val="20"/>
            <w:lang w:val="en-US"/>
          </w:rPr>
          <w:t xml:space="preserve">somewhat </w:t>
        </w:r>
      </w:ins>
      <w:ins w:id="493" w:author="Prenafeta, Francesc" w:date="2025-02-12T11:14:00Z" w16du:dateUtc="2025-02-12T10:14:00Z">
        <w:r w:rsidR="00C43214">
          <w:rPr>
            <w:rFonts w:ascii="Times New Roman" w:eastAsia="Aptos" w:hAnsi="Times New Roman" w:cs="Times New Roman"/>
            <w:sz w:val="20"/>
            <w:szCs w:val="20"/>
            <w:lang w:val="en-US"/>
          </w:rPr>
          <w:t>similar ordination</w:t>
        </w:r>
      </w:ins>
      <w:ins w:id="494" w:author="Prenafeta, Francesc" w:date="2025-02-12T11:15:00Z" w16du:dateUtc="2025-02-12T10:15:00Z">
        <w:r w:rsidR="00E23D35">
          <w:rPr>
            <w:rFonts w:ascii="Times New Roman" w:eastAsia="Aptos" w:hAnsi="Times New Roman" w:cs="Times New Roman"/>
            <w:sz w:val="20"/>
            <w:szCs w:val="20"/>
            <w:lang w:val="en-US"/>
          </w:rPr>
          <w:t xml:space="preserve"> than that from the fingerprint region</w:t>
        </w:r>
      </w:ins>
      <w:ins w:id="495" w:author="Prenafeta, Francesc" w:date="2025-02-12T11:38:00Z" w16du:dateUtc="2025-02-12T10:38:00Z">
        <w:r w:rsidR="008846A5">
          <w:rPr>
            <w:rFonts w:ascii="Times New Roman" w:eastAsia="Aptos" w:hAnsi="Times New Roman" w:cs="Times New Roman"/>
            <w:sz w:val="20"/>
            <w:szCs w:val="20"/>
            <w:lang w:val="en-US"/>
          </w:rPr>
          <w:t>,</w:t>
        </w:r>
        <w:r w:rsidR="00E66B0F">
          <w:rPr>
            <w:rFonts w:ascii="Times New Roman" w:eastAsia="Aptos" w:hAnsi="Times New Roman" w:cs="Times New Roman"/>
            <w:sz w:val="20"/>
            <w:szCs w:val="20"/>
            <w:lang w:val="en-US"/>
          </w:rPr>
          <w:t xml:space="preserve"> in that the combined exposure of Cr(V</w:t>
        </w:r>
      </w:ins>
      <w:ins w:id="496" w:author="Prenafeta, Francesc" w:date="2025-02-12T11:39:00Z" w16du:dateUtc="2025-02-12T10:39:00Z">
        <w:r w:rsidR="00E66B0F">
          <w:rPr>
            <w:rFonts w:ascii="Times New Roman" w:eastAsia="Aptos" w:hAnsi="Times New Roman" w:cs="Times New Roman"/>
            <w:sz w:val="20"/>
            <w:szCs w:val="20"/>
            <w:lang w:val="en-US"/>
          </w:rPr>
          <w:t xml:space="preserve">I) and tricyclazole </w:t>
        </w:r>
        <w:r w:rsidR="00226843">
          <w:rPr>
            <w:rFonts w:ascii="Times New Roman" w:eastAsia="Aptos" w:hAnsi="Times New Roman" w:cs="Times New Roman"/>
            <w:sz w:val="20"/>
            <w:szCs w:val="20"/>
            <w:lang w:val="en-US"/>
          </w:rPr>
          <w:t>caused a greater differentiation from intact unexposed cells, though</w:t>
        </w:r>
      </w:ins>
      <w:ins w:id="497" w:author="Prenafeta, Francesc" w:date="2025-02-12T12:07:00Z" w16du:dateUtc="2025-02-12T11:07:00Z">
        <w:r w:rsidR="00D2372D">
          <w:rPr>
            <w:rFonts w:ascii="Times New Roman" w:eastAsia="Aptos" w:hAnsi="Times New Roman" w:cs="Times New Roman"/>
            <w:sz w:val="20"/>
            <w:szCs w:val="20"/>
            <w:lang w:val="en-US"/>
          </w:rPr>
          <w:t xml:space="preserve"> separation along</w:t>
        </w:r>
      </w:ins>
      <w:ins w:id="498" w:author="Prenafeta, Francesc" w:date="2025-02-12T11:39:00Z" w16du:dateUtc="2025-02-12T10:39:00Z">
        <w:r w:rsidR="00226843">
          <w:rPr>
            <w:rFonts w:ascii="Times New Roman" w:eastAsia="Aptos" w:hAnsi="Times New Roman" w:cs="Times New Roman"/>
            <w:sz w:val="20"/>
            <w:szCs w:val="20"/>
            <w:lang w:val="en-US"/>
          </w:rPr>
          <w:t xml:space="preserve"> PC2 was </w:t>
        </w:r>
        <w:r w:rsidR="00195E81">
          <w:rPr>
            <w:rFonts w:ascii="Times New Roman" w:eastAsia="Aptos" w:hAnsi="Times New Roman" w:cs="Times New Roman"/>
            <w:sz w:val="20"/>
            <w:szCs w:val="20"/>
            <w:lang w:val="en-US"/>
          </w:rPr>
          <w:t>irrelevant in this case</w:t>
        </w:r>
      </w:ins>
      <w:ins w:id="499" w:author="Prenafeta, Francesc" w:date="2025-02-12T11:14:00Z" w16du:dateUtc="2025-02-12T10:14:00Z">
        <w:r w:rsidR="00C43214">
          <w:rPr>
            <w:rFonts w:ascii="Times New Roman" w:eastAsia="Aptos" w:hAnsi="Times New Roman" w:cs="Times New Roman"/>
            <w:sz w:val="20"/>
            <w:szCs w:val="20"/>
            <w:lang w:val="en-US"/>
          </w:rPr>
          <w:t>.</w:t>
        </w:r>
      </w:ins>
      <w:ins w:id="500" w:author="Prenafeta, Francesc" w:date="2025-02-12T11:13:00Z" w16du:dateUtc="2025-02-12T10:13:00Z">
        <w:r w:rsidR="00BF0E9E" w:rsidRPr="00BF0E9E">
          <w:rPr>
            <w:rFonts w:ascii="Times New Roman" w:eastAsia="Aptos" w:hAnsi="Times New Roman" w:cs="Times New Roman"/>
            <w:sz w:val="20"/>
            <w:szCs w:val="20"/>
            <w:lang w:val="en-US"/>
          </w:rPr>
          <w:t xml:space="preserve"> </w:t>
        </w:r>
      </w:ins>
      <w:ins w:id="501" w:author="Prenafeta, Francesc" w:date="2025-02-12T11:51:00Z" w16du:dateUtc="2025-02-12T10:51:00Z">
        <w:r w:rsidR="00271078">
          <w:rPr>
            <w:rFonts w:ascii="Times New Roman" w:eastAsia="Aptos" w:hAnsi="Times New Roman" w:cs="Times New Roman"/>
            <w:sz w:val="20"/>
            <w:szCs w:val="20"/>
            <w:lang w:val="en-US"/>
          </w:rPr>
          <w:t xml:space="preserve">In both the </w:t>
        </w:r>
      </w:ins>
      <w:ins w:id="502" w:author="Prenafeta, Francesc" w:date="2025-02-12T11:52:00Z" w16du:dateUtc="2025-02-12T10:52:00Z">
        <w:r w:rsidR="00271078">
          <w:rPr>
            <w:rFonts w:ascii="Times New Roman" w:eastAsia="Aptos" w:hAnsi="Times New Roman" w:cs="Times New Roman"/>
            <w:sz w:val="20"/>
            <w:szCs w:val="20"/>
            <w:lang w:val="en-US"/>
          </w:rPr>
          <w:t xml:space="preserve">fingerprint and lipid regions, </w:t>
        </w:r>
      </w:ins>
      <w:ins w:id="503" w:author="Prenafeta, Francesc" w:date="2025-02-12T11:13:00Z" w16du:dateUtc="2025-02-12T10:13:00Z">
        <w:r w:rsidR="00BF0E9E" w:rsidRPr="00BF0E9E">
          <w:rPr>
            <w:rFonts w:ascii="Times New Roman" w:eastAsia="Aptos" w:hAnsi="Times New Roman" w:cs="Times New Roman"/>
            <w:sz w:val="20"/>
            <w:szCs w:val="20"/>
            <w:lang w:val="en-US"/>
          </w:rPr>
          <w:t xml:space="preserve">clustering patterns </w:t>
        </w:r>
      </w:ins>
      <w:ins w:id="504" w:author="Prenafeta, Francesc" w:date="2025-02-12T12:01:00Z" w16du:dateUtc="2025-02-12T11:01:00Z">
        <w:r w:rsidR="00D60E10" w:rsidRPr="00BF0E9E">
          <w:rPr>
            <w:rFonts w:ascii="Times New Roman" w:eastAsia="Aptos" w:hAnsi="Times New Roman" w:cs="Times New Roman"/>
            <w:sz w:val="20"/>
            <w:szCs w:val="20"/>
            <w:lang w:val="en-US"/>
          </w:rPr>
          <w:t xml:space="preserve">cells exposed to </w:t>
        </w:r>
        <w:proofErr w:type="gramStart"/>
        <w:r w:rsidR="00D60E10" w:rsidRPr="00BF0E9E">
          <w:rPr>
            <w:rFonts w:ascii="Times New Roman" w:eastAsia="Aptos" w:hAnsi="Times New Roman" w:cs="Times New Roman"/>
            <w:sz w:val="20"/>
            <w:szCs w:val="20"/>
            <w:lang w:val="en-US"/>
          </w:rPr>
          <w:t>Cr(</w:t>
        </w:r>
        <w:proofErr w:type="gramEnd"/>
        <w:r w:rsidR="00D60E10" w:rsidRPr="00BF0E9E">
          <w:rPr>
            <w:rFonts w:ascii="Times New Roman" w:eastAsia="Aptos" w:hAnsi="Times New Roman" w:cs="Times New Roman"/>
            <w:sz w:val="20"/>
            <w:szCs w:val="20"/>
            <w:lang w:val="en-US"/>
          </w:rPr>
          <w:t xml:space="preserve">VI) </w:t>
        </w:r>
        <w:r w:rsidR="00D60E10">
          <w:rPr>
            <w:rFonts w:ascii="Times New Roman" w:eastAsia="Aptos" w:hAnsi="Times New Roman" w:cs="Times New Roman"/>
            <w:sz w:val="20"/>
            <w:szCs w:val="20"/>
            <w:lang w:val="en-US"/>
          </w:rPr>
          <w:t xml:space="preserve">and/or tricyclazole </w:t>
        </w:r>
      </w:ins>
      <w:ins w:id="505" w:author="Prenafeta, Francesc" w:date="2025-02-12T11:13:00Z" w16du:dateUtc="2025-02-12T10:13:00Z">
        <w:r w:rsidR="00BF0E9E" w:rsidRPr="00BF0E9E">
          <w:rPr>
            <w:rFonts w:ascii="Times New Roman" w:eastAsia="Aptos" w:hAnsi="Times New Roman" w:cs="Times New Roman"/>
            <w:sz w:val="20"/>
            <w:szCs w:val="20"/>
            <w:lang w:val="en-US"/>
          </w:rPr>
          <w:t>exhibit greater dispersion</w:t>
        </w:r>
      </w:ins>
      <w:ins w:id="506" w:author="Prenafeta, Francesc" w:date="2025-02-12T12:01:00Z" w16du:dateUtc="2025-02-12T11:01:00Z">
        <w:r w:rsidR="00245F35">
          <w:rPr>
            <w:rFonts w:ascii="Times New Roman" w:eastAsia="Aptos" w:hAnsi="Times New Roman" w:cs="Times New Roman"/>
            <w:sz w:val="20"/>
            <w:szCs w:val="20"/>
            <w:lang w:val="en-US"/>
          </w:rPr>
          <w:t xml:space="preserve"> than intact unexposed cells,</w:t>
        </w:r>
      </w:ins>
      <w:ins w:id="507" w:author="Prenafeta, Francesc" w:date="2025-02-12T11:13:00Z" w16du:dateUtc="2025-02-12T10:13:00Z">
        <w:r w:rsidR="00BF0E9E" w:rsidRPr="00BF0E9E">
          <w:rPr>
            <w:rFonts w:ascii="Times New Roman" w:eastAsia="Aptos" w:hAnsi="Times New Roman" w:cs="Times New Roman"/>
            <w:sz w:val="20"/>
            <w:szCs w:val="20"/>
            <w:lang w:val="en-US"/>
          </w:rPr>
          <w:t xml:space="preserve"> suggesting that </w:t>
        </w:r>
      </w:ins>
      <w:ins w:id="508" w:author="Prenafeta, Francesc" w:date="2025-02-12T12:02:00Z" w16du:dateUtc="2025-02-12T11:02:00Z">
        <w:r w:rsidR="00245F35">
          <w:rPr>
            <w:rFonts w:ascii="Times New Roman" w:eastAsia="Aptos" w:hAnsi="Times New Roman" w:cs="Times New Roman"/>
            <w:sz w:val="20"/>
            <w:szCs w:val="20"/>
            <w:lang w:val="en-US"/>
          </w:rPr>
          <w:t>those treatments</w:t>
        </w:r>
      </w:ins>
      <w:ins w:id="509" w:author="Prenafeta, Francesc" w:date="2025-02-12T11:13:00Z" w16du:dateUtc="2025-02-12T10:13:00Z">
        <w:r w:rsidR="00BF0E9E" w:rsidRPr="00BF0E9E">
          <w:rPr>
            <w:rFonts w:ascii="Times New Roman" w:eastAsia="Aptos" w:hAnsi="Times New Roman" w:cs="Times New Roman"/>
            <w:sz w:val="20"/>
            <w:szCs w:val="20"/>
            <w:lang w:val="en-US"/>
          </w:rPr>
          <w:t xml:space="preserve"> induce</w:t>
        </w:r>
      </w:ins>
      <w:ins w:id="510" w:author="Prenafeta, Francesc" w:date="2025-02-12T12:02:00Z" w16du:dateUtc="2025-02-12T11:02:00Z">
        <w:r w:rsidR="00245F35">
          <w:rPr>
            <w:rFonts w:ascii="Times New Roman" w:eastAsia="Aptos" w:hAnsi="Times New Roman" w:cs="Times New Roman"/>
            <w:sz w:val="20"/>
            <w:szCs w:val="20"/>
            <w:lang w:val="en-US"/>
          </w:rPr>
          <w:t>d</w:t>
        </w:r>
      </w:ins>
      <w:ins w:id="511" w:author="Prenafeta, Francesc" w:date="2025-02-12T11:13:00Z" w16du:dateUtc="2025-02-12T10:13:00Z">
        <w:r w:rsidR="00BF0E9E" w:rsidRPr="00BF0E9E">
          <w:rPr>
            <w:rFonts w:ascii="Times New Roman" w:eastAsia="Aptos" w:hAnsi="Times New Roman" w:cs="Times New Roman"/>
            <w:sz w:val="20"/>
            <w:szCs w:val="20"/>
            <w:lang w:val="en-US"/>
          </w:rPr>
          <w:t xml:space="preserve"> more heterogeneous </w:t>
        </w:r>
      </w:ins>
      <w:ins w:id="512" w:author="Prenafeta, Francesc" w:date="2025-02-12T12:02:00Z" w16du:dateUtc="2025-02-12T11:02:00Z">
        <w:r w:rsidR="00245F35">
          <w:rPr>
            <w:rFonts w:ascii="Times New Roman" w:eastAsia="Aptos" w:hAnsi="Times New Roman" w:cs="Times New Roman"/>
            <w:sz w:val="20"/>
            <w:szCs w:val="20"/>
            <w:lang w:val="en-US"/>
          </w:rPr>
          <w:t xml:space="preserve">biochemical </w:t>
        </w:r>
      </w:ins>
      <w:ins w:id="513" w:author="Prenafeta, Francesc" w:date="2025-02-12T11:13:00Z" w16du:dateUtc="2025-02-12T10:13:00Z">
        <w:r w:rsidR="00BF0E9E" w:rsidRPr="00BF0E9E">
          <w:rPr>
            <w:rFonts w:ascii="Times New Roman" w:eastAsia="Aptos" w:hAnsi="Times New Roman" w:cs="Times New Roman"/>
            <w:sz w:val="20"/>
            <w:szCs w:val="20"/>
            <w:lang w:val="en-US"/>
          </w:rPr>
          <w:t>modifications.</w:t>
        </w:r>
      </w:ins>
    </w:p>
    <w:p w14:paraId="3C2D5136" w14:textId="04A1B225" w:rsidR="00AB385D" w:rsidRPr="00CD2636" w:rsidRDefault="00FD1FD0" w:rsidP="00A93223">
      <w:pPr>
        <w:jc w:val="both"/>
        <w:rPr>
          <w:rFonts w:ascii="Times New Roman" w:hAnsi="Times New Roman" w:cs="Times New Roman"/>
          <w:lang w:val="en-US"/>
        </w:rPr>
      </w:pPr>
      <w:del w:id="514" w:author="Prenafeta, Francesc" w:date="2025-02-12T12:22:00Z" w16du:dateUtc="2025-02-12T11:22:00Z">
        <w:r w:rsidRPr="00CD2636" w:rsidDel="004461C0">
          <w:rPr>
            <w:rFonts w:ascii="Times New Roman" w:eastAsia="Aptos" w:hAnsi="Times New Roman" w:cs="Times New Roman"/>
            <w:sz w:val="20"/>
            <w:szCs w:val="20"/>
            <w:lang w:val="en-US"/>
          </w:rPr>
          <w:delText>Figures 2 and 4 depict the average spectra and corresponding PCA plots of the FTIR spectral profiling. The results demonstrate that there is a clear discrimination between exposed and un-exposed cells to Cr(VI), primarily along PC1 which explains 46% of the variance in the fingerprint region (1,800 – 1,000 cm</w:delText>
        </w:r>
        <w:r w:rsidRPr="00CD2636" w:rsidDel="004461C0">
          <w:rPr>
            <w:rFonts w:ascii="Times New Roman" w:eastAsia="Aptos" w:hAnsi="Times New Roman" w:cs="Times New Roman"/>
            <w:sz w:val="20"/>
            <w:szCs w:val="20"/>
            <w:vertAlign w:val="superscript"/>
            <w:lang w:val="en-US"/>
          </w:rPr>
          <w:delText>−1</w:delText>
        </w:r>
        <w:r w:rsidRPr="00CD2636" w:rsidDel="004461C0">
          <w:rPr>
            <w:rFonts w:ascii="Times New Roman" w:eastAsia="Aptos" w:hAnsi="Times New Roman" w:cs="Times New Roman"/>
            <w:sz w:val="20"/>
            <w:szCs w:val="20"/>
            <w:lang w:val="en-US"/>
          </w:rPr>
          <w:delText>). In the fingerprint region, non-exposed melanized cells (C1) clearly separated from those exposed to Cr(VI), alone (T2) or in combination with tricyclazole (T4). This observation is distinct from the response to arsenic, where exposure to the melanin inhibitor tricyclazole was the main factor driving the separation of samples into two main clusters (Figure 12). PCA loading plots highlight a high contribution from the lipid region, which PC1 explains 83% of the variance in the fingerprint region (3,000-2,800 cm</w:delText>
        </w:r>
        <w:r w:rsidRPr="00CD2636" w:rsidDel="004461C0">
          <w:rPr>
            <w:rFonts w:ascii="Times New Roman" w:eastAsia="Aptos" w:hAnsi="Times New Roman" w:cs="Times New Roman"/>
            <w:sz w:val="20"/>
            <w:szCs w:val="20"/>
            <w:vertAlign w:val="superscript"/>
            <w:lang w:val="en-US"/>
          </w:rPr>
          <w:delText>−1</w:delText>
        </w:r>
        <w:r w:rsidRPr="00CD2636" w:rsidDel="004461C0">
          <w:rPr>
            <w:rFonts w:ascii="Times New Roman" w:eastAsia="Aptos" w:hAnsi="Times New Roman" w:cs="Times New Roman"/>
            <w:sz w:val="20"/>
            <w:szCs w:val="20"/>
            <w:lang w:val="en-US"/>
          </w:rPr>
          <w:delText>). Figure 4, shows a strong change in the total lipid content for the T4 treatment (hyaline cells exposed to Cr(VI)). This observation is supported by a slight increase in the absorbance of CH</w:delText>
        </w:r>
        <w:r w:rsidRPr="00CD2636" w:rsidDel="004461C0">
          <w:rPr>
            <w:rFonts w:ascii="Times New Roman" w:eastAsia="Aptos" w:hAnsi="Times New Roman" w:cs="Times New Roman"/>
            <w:sz w:val="20"/>
            <w:szCs w:val="20"/>
            <w:vertAlign w:val="subscript"/>
            <w:lang w:val="en-US"/>
          </w:rPr>
          <w:delText>2</w:delText>
        </w:r>
        <w:r w:rsidRPr="00CD2636" w:rsidDel="004461C0">
          <w:rPr>
            <w:rFonts w:ascii="Times New Roman" w:eastAsia="Aptos" w:hAnsi="Times New Roman" w:cs="Times New Roman"/>
            <w:sz w:val="20"/>
            <w:szCs w:val="20"/>
            <w:lang w:val="en-US"/>
          </w:rPr>
          <w:delText xml:space="preserve"> and CH</w:delText>
        </w:r>
        <w:r w:rsidRPr="00CD2636" w:rsidDel="004461C0">
          <w:rPr>
            <w:rFonts w:ascii="Times New Roman" w:eastAsia="Aptos" w:hAnsi="Times New Roman" w:cs="Times New Roman"/>
            <w:sz w:val="20"/>
            <w:szCs w:val="20"/>
            <w:vertAlign w:val="subscript"/>
            <w:lang w:val="en-US"/>
          </w:rPr>
          <w:delText>3</w:delText>
        </w:r>
        <w:r w:rsidRPr="00CD2636" w:rsidDel="004461C0">
          <w:rPr>
            <w:rFonts w:ascii="Times New Roman" w:eastAsia="Aptos" w:hAnsi="Times New Roman" w:cs="Times New Roman"/>
            <w:sz w:val="20"/>
            <w:szCs w:val="20"/>
            <w:lang w:val="en-US"/>
          </w:rPr>
          <w:delText xml:space="preserve"> stretching modes in the spectra, particularly for T4. These changes might be indicative of either lipid peroxidation or altered lipid metabolism associated with early stages of cell death processes.</w:delText>
        </w:r>
      </w:del>
    </w:p>
    <w:p w14:paraId="189E038B" w14:textId="341D0A38" w:rsidR="00FD1FD0" w:rsidRPr="00CD2636" w:rsidRDefault="00FD1FD0" w:rsidP="00FD1FD0">
      <w:pPr>
        <w:rPr>
          <w:rFonts w:ascii="Times New Roman" w:hAnsi="Times New Roman" w:cs="Times New Roman"/>
          <w:lang w:val="en-US"/>
        </w:rPr>
      </w:pPr>
      <w:r w:rsidRPr="00CD2636">
        <w:rPr>
          <w:rFonts w:ascii="Times New Roman" w:hAnsi="Times New Roman" w:cs="Times New Roman"/>
          <w:lang w:val="en-US"/>
        </w:rPr>
        <w:t xml:space="preserve"> </w:t>
      </w:r>
      <w:r w:rsidR="0038201C">
        <w:rPr>
          <w:rFonts w:ascii="Times New Roman" w:hAnsi="Times New Roman" w:cs="Times New Roman"/>
          <w:noProof/>
          <w:lang w:val="en-US"/>
        </w:rPr>
        <w:drawing>
          <wp:inline distT="0" distB="0" distL="0" distR="0" wp14:anchorId="591DCFEC" wp14:editId="7FE517B8">
            <wp:extent cx="5354633" cy="2512960"/>
            <wp:effectExtent l="0" t="0" r="0" b="1905"/>
            <wp:docPr id="1266235430" name="Imagen 4" descr="Gráfico, Gráfico de disp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35430" name="Imagen 4" descr="Gráfico, Gráfico de dispersión"/>
                    <pic:cNvPicPr/>
                  </pic:nvPicPr>
                  <pic:blipFill rotWithShape="1">
                    <a:blip r:embed="rId15" cstate="print">
                      <a:extLst>
                        <a:ext uri="{28A0092B-C50C-407E-A947-70E740481C1C}">
                          <a14:useLocalDpi xmlns:a14="http://schemas.microsoft.com/office/drawing/2010/main" val="0"/>
                        </a:ext>
                      </a:extLst>
                    </a:blip>
                    <a:srcRect t="13385"/>
                    <a:stretch/>
                  </pic:blipFill>
                  <pic:spPr bwMode="auto">
                    <a:xfrm>
                      <a:off x="0" y="0"/>
                      <a:ext cx="5355336" cy="2513290"/>
                    </a:xfrm>
                    <a:prstGeom prst="rect">
                      <a:avLst/>
                    </a:prstGeom>
                    <a:ln>
                      <a:noFill/>
                    </a:ln>
                    <a:extLst>
                      <a:ext uri="{53640926-AAD7-44D8-BBD7-CCE9431645EC}">
                        <a14:shadowObscured xmlns:a14="http://schemas.microsoft.com/office/drawing/2010/main"/>
                      </a:ext>
                    </a:extLst>
                  </pic:spPr>
                </pic:pic>
              </a:graphicData>
            </a:graphic>
          </wp:inline>
        </w:drawing>
      </w:r>
    </w:p>
    <w:p w14:paraId="4D9A7C94" w14:textId="4BABB850" w:rsidR="00FD1FD0" w:rsidRPr="00FD1FD0" w:rsidRDefault="00FD1FD0" w:rsidP="00FD1FD0">
      <w:pPr>
        <w:keepNext/>
        <w:spacing w:before="120" w:after="240" w:line="240" w:lineRule="auto"/>
        <w:jc w:val="both"/>
        <w:rPr>
          <w:rFonts w:ascii="Times New Roman" w:eastAsia="Aptos" w:hAnsi="Times New Roman" w:cs="Times New Roman"/>
          <w:kern w:val="0"/>
          <w:sz w:val="20"/>
          <w:szCs w:val="20"/>
          <w:lang w:val="en-US"/>
          <w14:ligatures w14:val="none"/>
        </w:rPr>
      </w:pPr>
      <w:bookmarkStart w:id="515" w:name="_Toc165370399"/>
      <w:r w:rsidRPr="00FD1FD0">
        <w:rPr>
          <w:rFonts w:ascii="Times New Roman" w:eastAsia="Aptos" w:hAnsi="Times New Roman" w:cs="Times New Roman"/>
          <w:b/>
          <w:bCs/>
          <w:kern w:val="0"/>
          <w:sz w:val="20"/>
          <w:szCs w:val="20"/>
          <w:lang w:val="en-US"/>
          <w14:ligatures w14:val="none"/>
        </w:rPr>
        <w:t xml:space="preserve">Figure </w:t>
      </w:r>
      <w:ins w:id="516" w:author="Prenafeta, Francesc" w:date="2025-02-12T12:04:00Z" w16du:dateUtc="2025-02-12T11:04:00Z">
        <w:r w:rsidR="00030AA2">
          <w:rPr>
            <w:rFonts w:ascii="Times New Roman" w:eastAsia="Aptos" w:hAnsi="Times New Roman" w:cs="Times New Roman"/>
            <w:b/>
            <w:bCs/>
            <w:kern w:val="0"/>
            <w:sz w:val="20"/>
            <w:szCs w:val="20"/>
            <w:lang w:val="en-US"/>
            <w14:ligatures w14:val="none"/>
          </w:rPr>
          <w:t>3</w:t>
        </w:r>
      </w:ins>
      <w:del w:id="517" w:author="Prenafeta, Francesc" w:date="2025-02-12T12:04:00Z" w16du:dateUtc="2025-02-12T11:04:00Z">
        <w:r w:rsidRPr="00FD1FD0" w:rsidDel="00030AA2">
          <w:rPr>
            <w:rFonts w:ascii="Times New Roman" w:eastAsia="Aptos" w:hAnsi="Times New Roman" w:cs="Times New Roman"/>
            <w:b/>
            <w:bCs/>
            <w:kern w:val="0"/>
            <w:sz w:val="20"/>
            <w:szCs w:val="20"/>
            <w:lang w:val="en-US"/>
            <w14:ligatures w14:val="none"/>
          </w:rPr>
          <w:fldChar w:fldCharType="begin"/>
        </w:r>
        <w:r w:rsidRPr="00FD1FD0" w:rsidDel="00030AA2">
          <w:rPr>
            <w:rFonts w:ascii="Times New Roman" w:eastAsia="Aptos" w:hAnsi="Times New Roman" w:cs="Times New Roman"/>
            <w:b/>
            <w:bCs/>
            <w:kern w:val="0"/>
            <w:sz w:val="20"/>
            <w:szCs w:val="20"/>
            <w:lang w:val="en-US"/>
            <w14:ligatures w14:val="none"/>
          </w:rPr>
          <w:delInstrText xml:space="preserve"> SEQ Figu \* ARABIC </w:delInstrText>
        </w:r>
        <w:r w:rsidRPr="00FD1FD0" w:rsidDel="00030AA2">
          <w:rPr>
            <w:rFonts w:ascii="Times New Roman" w:eastAsia="Aptos" w:hAnsi="Times New Roman" w:cs="Times New Roman"/>
            <w:b/>
            <w:bCs/>
            <w:kern w:val="0"/>
            <w:sz w:val="20"/>
            <w:szCs w:val="20"/>
            <w:lang w:val="en-US"/>
            <w14:ligatures w14:val="none"/>
          </w:rPr>
          <w:fldChar w:fldCharType="separate"/>
        </w:r>
        <w:r w:rsidRPr="00FD1FD0" w:rsidDel="00030AA2">
          <w:rPr>
            <w:rFonts w:ascii="Times New Roman" w:eastAsia="Aptos" w:hAnsi="Times New Roman" w:cs="Times New Roman"/>
            <w:b/>
            <w:bCs/>
            <w:noProof/>
            <w:kern w:val="0"/>
            <w:sz w:val="20"/>
            <w:szCs w:val="20"/>
            <w:lang w:val="en-US"/>
            <w14:ligatures w14:val="none"/>
          </w:rPr>
          <w:delText>4</w:delText>
        </w:r>
        <w:r w:rsidRPr="00FD1FD0" w:rsidDel="00030AA2">
          <w:rPr>
            <w:rFonts w:ascii="Times New Roman" w:eastAsia="Aptos" w:hAnsi="Times New Roman" w:cs="Times New Roman"/>
            <w:b/>
            <w:bCs/>
            <w:kern w:val="0"/>
            <w:sz w:val="20"/>
            <w:szCs w:val="20"/>
            <w:lang w:val="en-US"/>
            <w14:ligatures w14:val="none"/>
          </w:rPr>
          <w:fldChar w:fldCharType="end"/>
        </w:r>
      </w:del>
      <w:r w:rsidRPr="00FD1FD0">
        <w:rPr>
          <w:rFonts w:ascii="Times New Roman" w:eastAsia="Aptos" w:hAnsi="Times New Roman" w:cs="Times New Roman"/>
          <w:b/>
          <w:bCs/>
          <w:kern w:val="0"/>
          <w:sz w:val="20"/>
          <w:szCs w:val="20"/>
          <w:lang w:val="en-US"/>
          <w14:ligatures w14:val="none"/>
        </w:rPr>
        <w:t xml:space="preserve">. </w:t>
      </w:r>
      <w:r w:rsidRPr="00FD1FD0">
        <w:rPr>
          <w:rFonts w:ascii="Times New Roman" w:eastAsia="Aptos" w:hAnsi="Times New Roman" w:cs="Times New Roman"/>
          <w:kern w:val="0"/>
          <w:sz w:val="20"/>
          <w:szCs w:val="20"/>
          <w:lang w:val="en-US"/>
          <w14:ligatures w14:val="none"/>
        </w:rPr>
        <w:t>PCA score at the fingerprint region (1,800-1,000 cm</w:t>
      </w:r>
      <w:r w:rsidRPr="00FD1FD0">
        <w:rPr>
          <w:rFonts w:ascii="Times New Roman" w:eastAsia="Aptos" w:hAnsi="Times New Roman" w:cs="Times New Roman"/>
          <w:kern w:val="0"/>
          <w:sz w:val="20"/>
          <w:szCs w:val="20"/>
          <w:vertAlign w:val="superscript"/>
          <w:lang w:val="en-US"/>
          <w14:ligatures w14:val="none"/>
        </w:rPr>
        <w:t>−1</w:t>
      </w:r>
      <w:r w:rsidRPr="00FD1FD0">
        <w:rPr>
          <w:rFonts w:ascii="Times New Roman" w:eastAsia="Aptos" w:hAnsi="Times New Roman" w:cs="Times New Roman"/>
          <w:kern w:val="0"/>
          <w:sz w:val="20"/>
          <w:szCs w:val="20"/>
          <w:lang w:val="en-US"/>
          <w14:ligatures w14:val="none"/>
        </w:rPr>
        <w:t xml:space="preserve"> left) and the lipid region (3,100-2,800 cm</w:t>
      </w:r>
      <w:r w:rsidRPr="00FD1FD0">
        <w:rPr>
          <w:rFonts w:ascii="Times New Roman" w:eastAsia="Aptos" w:hAnsi="Times New Roman" w:cs="Times New Roman"/>
          <w:kern w:val="0"/>
          <w:sz w:val="20"/>
          <w:szCs w:val="20"/>
          <w:vertAlign w:val="superscript"/>
          <w:lang w:val="en-US"/>
          <w14:ligatures w14:val="none"/>
        </w:rPr>
        <w:t>−1</w:t>
      </w:r>
      <w:r w:rsidRPr="00FD1FD0">
        <w:rPr>
          <w:rFonts w:ascii="Times New Roman" w:eastAsia="Aptos" w:hAnsi="Times New Roman" w:cs="Times New Roman"/>
          <w:kern w:val="0"/>
          <w:sz w:val="20"/>
          <w:szCs w:val="20"/>
          <w:lang w:val="en-US"/>
          <w14:ligatures w14:val="none"/>
        </w:rPr>
        <w:t>, right) are represented:  non-exposed intact cells (C1) and tricyclazole-induced cells (C2); and exposed intact cells (T2) and tricyclazole-induced cells (T4).</w:t>
      </w:r>
      <w:bookmarkEnd w:id="515"/>
    </w:p>
    <w:p w14:paraId="00A49BAF" w14:textId="77777777" w:rsidR="003B7720" w:rsidRDefault="003B7720" w:rsidP="003B7720">
      <w:pPr>
        <w:jc w:val="both"/>
        <w:rPr>
          <w:ins w:id="518" w:author="Prenafeta, Francesc" w:date="2025-02-11T17:45:00Z" w16du:dateUtc="2025-02-11T16:45:00Z"/>
          <w:rFonts w:ascii="Times New Roman" w:eastAsia="Aptos" w:hAnsi="Times New Roman" w:cs="Times New Roman"/>
          <w:sz w:val="20"/>
          <w:szCs w:val="20"/>
          <w:lang w:val="en-US"/>
        </w:rPr>
      </w:pPr>
    </w:p>
    <w:p w14:paraId="608F9056" w14:textId="76AC4CB1" w:rsidR="003B7720" w:rsidRDefault="003B7720" w:rsidP="003B7720">
      <w:pPr>
        <w:jc w:val="both"/>
        <w:rPr>
          <w:ins w:id="519" w:author="Prenafeta, Francesc" w:date="2025-02-11T17:45:00Z" w16du:dateUtc="2025-02-11T16:45:00Z"/>
          <w:rFonts w:ascii="Times New Roman" w:eastAsia="Aptos" w:hAnsi="Times New Roman" w:cs="Times New Roman"/>
          <w:sz w:val="20"/>
          <w:szCs w:val="20"/>
          <w:lang w:val="en-US"/>
        </w:rPr>
      </w:pPr>
      <w:ins w:id="520" w:author="Prenafeta, Francesc" w:date="2025-02-11T17:45:00Z" w16du:dateUtc="2025-02-11T16:45:00Z">
        <w:r w:rsidRPr="00CD2636">
          <w:rPr>
            <w:rFonts w:ascii="Times New Roman" w:eastAsia="Aptos" w:hAnsi="Times New Roman" w:cs="Times New Roman"/>
            <w:sz w:val="20"/>
            <w:szCs w:val="20"/>
            <w:lang w:val="en-US"/>
          </w:rPr>
          <w:t xml:space="preserve">Further analysis using second-derivative spectra from averaged absorbance data (Figure </w:t>
        </w:r>
      </w:ins>
      <w:ins w:id="521" w:author="Prenafeta, Francesc" w:date="2025-02-12T12:08:00Z" w16du:dateUtc="2025-02-12T11:08:00Z">
        <w:r w:rsidR="00000A35">
          <w:rPr>
            <w:rFonts w:ascii="Times New Roman" w:eastAsia="Aptos" w:hAnsi="Times New Roman" w:cs="Times New Roman"/>
            <w:sz w:val="20"/>
            <w:szCs w:val="20"/>
            <w:lang w:val="en-US"/>
          </w:rPr>
          <w:t>4</w:t>
        </w:r>
      </w:ins>
      <w:ins w:id="522" w:author="Prenafeta, Francesc" w:date="2025-02-11T17:45:00Z" w16du:dateUtc="2025-02-11T16:45:00Z">
        <w:r w:rsidRPr="00CD2636">
          <w:rPr>
            <w:rFonts w:ascii="Times New Roman" w:eastAsia="Aptos" w:hAnsi="Times New Roman" w:cs="Times New Roman"/>
            <w:sz w:val="20"/>
            <w:szCs w:val="20"/>
            <w:lang w:val="en-US"/>
          </w:rPr>
          <w:t>) also reveal</w:t>
        </w:r>
        <w:r>
          <w:rPr>
            <w:rFonts w:ascii="Times New Roman" w:eastAsia="Aptos" w:hAnsi="Times New Roman" w:cs="Times New Roman"/>
            <w:sz w:val="20"/>
            <w:szCs w:val="20"/>
            <w:lang w:val="en-US"/>
          </w:rPr>
          <w:t>ed</w:t>
        </w:r>
        <w:r w:rsidRPr="00CD2636">
          <w:rPr>
            <w:rFonts w:ascii="Times New Roman" w:eastAsia="Aptos" w:hAnsi="Times New Roman" w:cs="Times New Roman"/>
            <w:sz w:val="20"/>
            <w:szCs w:val="20"/>
            <w:lang w:val="en-US"/>
          </w:rPr>
          <w:t xml:space="preserve"> alterations in the position and intensity of peaks corresponding to amide I and II bands, particularly in cells exposed to </w:t>
        </w:r>
        <w:proofErr w:type="gramStart"/>
        <w:r w:rsidRPr="00CD2636">
          <w:rPr>
            <w:rFonts w:ascii="Times New Roman" w:eastAsia="Aptos" w:hAnsi="Times New Roman" w:cs="Times New Roman"/>
            <w:sz w:val="20"/>
            <w:szCs w:val="20"/>
            <w:lang w:val="en-US"/>
          </w:rPr>
          <w:t>As</w:t>
        </w:r>
        <w:proofErr w:type="gramEnd"/>
        <w:r w:rsidRPr="00CD2636">
          <w:rPr>
            <w:rFonts w:ascii="Times New Roman" w:eastAsia="Aptos" w:hAnsi="Times New Roman" w:cs="Times New Roman"/>
            <w:sz w:val="20"/>
            <w:szCs w:val="20"/>
            <w:lang w:val="en-US"/>
          </w:rPr>
          <w:t xml:space="preserve">(V) and </w:t>
        </w:r>
      </w:ins>
      <w:ins w:id="523" w:author="Prenafeta, Francesc" w:date="2025-02-12T12:09:00Z" w16du:dateUtc="2025-02-12T11:09:00Z">
        <w:r w:rsidR="006E0133">
          <w:rPr>
            <w:rFonts w:ascii="Times New Roman" w:eastAsia="Aptos" w:hAnsi="Times New Roman" w:cs="Times New Roman"/>
            <w:sz w:val="20"/>
            <w:szCs w:val="20"/>
            <w:lang w:val="en-US"/>
          </w:rPr>
          <w:t>tricyclazole</w:t>
        </w:r>
      </w:ins>
      <w:ins w:id="524" w:author="Prenafeta, Francesc" w:date="2025-02-11T17:45:00Z" w16du:dateUtc="2025-02-11T16:45:00Z">
        <w:r w:rsidRPr="00CD2636">
          <w:rPr>
            <w:rFonts w:ascii="Times New Roman" w:eastAsia="Aptos" w:hAnsi="Times New Roman" w:cs="Times New Roman"/>
            <w:sz w:val="20"/>
            <w:szCs w:val="20"/>
            <w:lang w:val="en-US"/>
          </w:rPr>
          <w:t>. Amide I (1,700</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- 1,600 cm</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is associated with the C=O stretching in proteins, and amide II (1,600</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- 480 cm</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has been assigned to N-H bending and C-N stretching vibrations in proteins. Hence, bands in this region are indicators of protein secondary structures and the observed spectral shifts in T3 cells suggest a more pronounced β-type structure compared to melanized cells. Additionally, the fingerprint region spectra (Figure 3) show significant variance in the amide I and II bands for the T3 cells. The spectral region between 1,350 and 1,000 cm</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corresponds to asymmetric stretching of PO</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 xml:space="preserve"> groups in nucleic acids and phospholipids, while sugars exhibit strong bands due to C-O-C and P-O-C vibrations. Compared to the control non-exposed </w:t>
        </w:r>
        <w:r>
          <w:rPr>
            <w:rFonts w:ascii="Times New Roman" w:eastAsia="Aptos" w:hAnsi="Times New Roman" w:cs="Times New Roman"/>
            <w:sz w:val="20"/>
            <w:szCs w:val="20"/>
            <w:lang w:val="en-US"/>
          </w:rPr>
          <w:t>intact</w:t>
        </w:r>
        <w:r w:rsidRPr="00CD2636">
          <w:rPr>
            <w:rFonts w:ascii="Times New Roman" w:eastAsia="Aptos" w:hAnsi="Times New Roman" w:cs="Times New Roman"/>
            <w:sz w:val="20"/>
            <w:szCs w:val="20"/>
            <w:lang w:val="en-US"/>
          </w:rPr>
          <w:t xml:space="preserve"> </w:t>
        </w:r>
        <w:r w:rsidRPr="00CD2636">
          <w:rPr>
            <w:rFonts w:ascii="Times New Roman" w:eastAsia="Aptos" w:hAnsi="Times New Roman" w:cs="Times New Roman"/>
            <w:sz w:val="20"/>
            <w:szCs w:val="20"/>
            <w:lang w:val="en-US"/>
          </w:rPr>
          <w:t>cells, Figure 3 displays several changes in intensity and position of peaks in the C2 (non-</w:t>
        </w:r>
        <w:proofErr w:type="spellStart"/>
        <w:r w:rsidRPr="00CD2636">
          <w:rPr>
            <w:rFonts w:ascii="Times New Roman" w:eastAsia="Aptos" w:hAnsi="Times New Roman" w:cs="Times New Roman"/>
            <w:sz w:val="20"/>
            <w:szCs w:val="20"/>
            <w:lang w:val="en-US"/>
          </w:rPr>
          <w:t>exposd</w:t>
        </w:r>
        <w:proofErr w:type="spellEnd"/>
        <w:r w:rsidRPr="00CD2636">
          <w:rPr>
            <w:rFonts w:ascii="Times New Roman" w:eastAsia="Aptos" w:hAnsi="Times New Roman" w:cs="Times New Roman"/>
            <w:sz w:val="20"/>
            <w:szCs w:val="20"/>
            <w:lang w:val="en-US"/>
          </w:rPr>
          <w:t xml:space="preserve"> hyaline cells) and the </w:t>
        </w:r>
        <w:proofErr w:type="gramStart"/>
        <w:r w:rsidRPr="00CD2636">
          <w:rPr>
            <w:rFonts w:ascii="Times New Roman" w:eastAsia="Aptos" w:hAnsi="Times New Roman" w:cs="Times New Roman"/>
            <w:sz w:val="20"/>
            <w:szCs w:val="20"/>
            <w:lang w:val="en-US"/>
          </w:rPr>
          <w:t>As</w:t>
        </w:r>
        <w:proofErr w:type="gramEnd"/>
        <w:r w:rsidRPr="00CD2636">
          <w:rPr>
            <w:rFonts w:ascii="Times New Roman" w:eastAsia="Aptos" w:hAnsi="Times New Roman" w:cs="Times New Roman"/>
            <w:sz w:val="20"/>
            <w:szCs w:val="20"/>
            <w:lang w:val="en-US"/>
          </w:rPr>
          <w:t>(V) exposed T1 (melanized) and T3 (hyaline) cells. Peaks in the region between 1,120 and 1,050 cm</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are assigned to symmetric C-C stretching in α-glucans and asymmetric stretching in C-O-C, P-O-C β-glucan complexes, respectively. These spectral shifts suggest changes in cell wall polysaccharides. In the lipid region (3,100-2,800 cm</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changes in the intensity of CH</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 xml:space="preserve"> and CH</w:t>
        </w:r>
        <w:r w:rsidRPr="00CD2636">
          <w:rPr>
            <w:rFonts w:ascii="Times New Roman" w:eastAsia="Aptos" w:hAnsi="Times New Roman" w:cs="Times New Roman"/>
            <w:sz w:val="20"/>
            <w:szCs w:val="20"/>
            <w:vertAlign w:val="subscript"/>
            <w:lang w:val="en-US"/>
          </w:rPr>
          <w:t>3</w:t>
        </w:r>
        <w:r w:rsidRPr="00CD2636">
          <w:rPr>
            <w:rFonts w:ascii="Times New Roman" w:eastAsia="Aptos" w:hAnsi="Times New Roman" w:cs="Times New Roman"/>
            <w:sz w:val="20"/>
            <w:szCs w:val="20"/>
            <w:lang w:val="en-US"/>
          </w:rPr>
          <w:t xml:space="preserve"> symmetric and asymmetric modes were observed. These alterations could be related to the state of hydrocarbons and lipids specific to cell walls and membranes. Notably, a significant perturbation was observed in hyaline cells (C2 and T3; inhibition of melanin biosynthesis by tricyclazole) compared to non-inhibited melanized ones (C1 and T2).</w:t>
        </w:r>
      </w:ins>
    </w:p>
    <w:p w14:paraId="7EA11146" w14:textId="77777777" w:rsidR="003B7720" w:rsidRPr="00CD2636" w:rsidRDefault="003B7720" w:rsidP="00134620">
      <w:pPr>
        <w:jc w:val="center"/>
        <w:rPr>
          <w:ins w:id="525" w:author="Prenafeta, Francesc" w:date="2025-02-11T17:45:00Z" w16du:dateUtc="2025-02-11T16:45:00Z"/>
          <w:rFonts w:ascii="Times New Roman" w:hAnsi="Times New Roman" w:cs="Times New Roman"/>
          <w:lang w:val="en-US"/>
        </w:rPr>
        <w:pPrChange w:id="526" w:author="Prenafeta, Francesc" w:date="2025-02-12T12:12:00Z" w16du:dateUtc="2025-02-12T11:12:00Z">
          <w:pPr/>
        </w:pPrChange>
      </w:pPr>
      <w:commentRangeStart w:id="527"/>
      <w:commentRangeStart w:id="528"/>
      <w:ins w:id="529" w:author="Prenafeta, Francesc" w:date="2025-02-11T17:45:00Z" w16du:dateUtc="2025-02-11T16:45:00Z">
        <w:r>
          <w:rPr>
            <w:rFonts w:ascii="Times New Roman" w:hAnsi="Times New Roman" w:cs="Times New Roman"/>
            <w:noProof/>
            <w:lang w:val="en-US"/>
          </w:rPr>
          <w:drawing>
            <wp:inline distT="0" distB="0" distL="0" distR="0" wp14:anchorId="74027D63" wp14:editId="68C46D31">
              <wp:extent cx="2741339" cy="3294380"/>
              <wp:effectExtent l="0" t="0" r="1905" b="1270"/>
              <wp:docPr id="111662685" name="Imagen 3" descr="Interfaz de usuario gráfica, 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45150" name="Imagen 3" descr="Interfaz de usuario gráfica, Diagrama"/>
                      <pic:cNvPicPr/>
                    </pic:nvPicPr>
                    <pic:blipFill rotWithShape="1">
                      <a:blip r:embed="rId14" cstate="print">
                        <a:extLst>
                          <a:ext uri="{28A0092B-C50C-407E-A947-70E740481C1C}">
                            <a14:useLocalDpi xmlns:a14="http://schemas.microsoft.com/office/drawing/2010/main" val="0"/>
                          </a:ext>
                        </a:extLst>
                      </a:blip>
                      <a:srcRect l="49230" t="5182"/>
                      <a:stretch/>
                    </pic:blipFill>
                    <pic:spPr bwMode="auto">
                      <a:xfrm>
                        <a:off x="0" y="0"/>
                        <a:ext cx="2741572" cy="3294660"/>
                      </a:xfrm>
                      <a:prstGeom prst="rect">
                        <a:avLst/>
                      </a:prstGeom>
                      <a:ln>
                        <a:noFill/>
                      </a:ln>
                      <a:extLst>
                        <a:ext uri="{53640926-AAD7-44D8-BBD7-CCE9431645EC}">
                          <a14:shadowObscured xmlns:a14="http://schemas.microsoft.com/office/drawing/2010/main"/>
                        </a:ext>
                      </a:extLst>
                    </pic:spPr>
                  </pic:pic>
                </a:graphicData>
              </a:graphic>
            </wp:inline>
          </w:drawing>
        </w:r>
      </w:ins>
      <w:commentRangeEnd w:id="527"/>
      <w:commentRangeEnd w:id="528"/>
      <w:ins w:id="530" w:author="Prenafeta, Francesc" w:date="2025-02-12T12:18:00Z" w16du:dateUtc="2025-02-12T11:18:00Z">
        <w:r w:rsidR="004969DE">
          <w:rPr>
            <w:rStyle w:val="Refdecomentario"/>
          </w:rPr>
          <w:commentReference w:id="528"/>
        </w:r>
      </w:ins>
      <w:ins w:id="531" w:author="Prenafeta, Francesc" w:date="2025-02-12T12:12:00Z" w16du:dateUtc="2025-02-12T11:12:00Z">
        <w:r w:rsidR="00AB385D">
          <w:rPr>
            <w:rStyle w:val="Refdecomentario"/>
          </w:rPr>
          <w:commentReference w:id="527"/>
        </w:r>
      </w:ins>
    </w:p>
    <w:p w14:paraId="0420A910" w14:textId="1CE3104E" w:rsidR="003B7720" w:rsidRPr="00FD1FD0" w:rsidRDefault="003B7720" w:rsidP="003B7720">
      <w:pPr>
        <w:keepNext/>
        <w:spacing w:before="120" w:after="240" w:line="240" w:lineRule="auto"/>
        <w:jc w:val="both"/>
        <w:rPr>
          <w:ins w:id="532" w:author="Prenafeta, Francesc" w:date="2025-02-11T17:45:00Z" w16du:dateUtc="2025-02-11T16:45:00Z"/>
          <w:rFonts w:ascii="Times New Roman" w:eastAsia="Aptos" w:hAnsi="Times New Roman" w:cs="Times New Roman"/>
          <w:kern w:val="0"/>
          <w:sz w:val="20"/>
          <w:szCs w:val="20"/>
          <w:lang w:val="en-US"/>
          <w14:ligatures w14:val="none"/>
        </w:rPr>
      </w:pPr>
      <w:ins w:id="533" w:author="Prenafeta, Francesc" w:date="2025-02-11T17:45:00Z" w16du:dateUtc="2025-02-11T16:45:00Z">
        <w:r w:rsidRPr="00FD1FD0">
          <w:rPr>
            <w:rFonts w:ascii="Times New Roman" w:eastAsia="Aptos" w:hAnsi="Times New Roman" w:cs="Times New Roman"/>
            <w:b/>
            <w:bCs/>
            <w:kern w:val="0"/>
            <w:sz w:val="20"/>
            <w:szCs w:val="20"/>
            <w:lang w:val="en-US"/>
            <w14:ligatures w14:val="none"/>
          </w:rPr>
          <w:t>Figure</w:t>
        </w:r>
      </w:ins>
      <w:ins w:id="534" w:author="Prenafeta, Francesc" w:date="2025-02-12T12:08:00Z" w16du:dateUtc="2025-02-12T11:08:00Z">
        <w:r w:rsidR="00000A35">
          <w:rPr>
            <w:rFonts w:ascii="Times New Roman" w:eastAsia="Aptos" w:hAnsi="Times New Roman" w:cs="Times New Roman"/>
            <w:b/>
            <w:bCs/>
            <w:kern w:val="0"/>
            <w:sz w:val="20"/>
            <w:szCs w:val="20"/>
            <w:lang w:val="en-US"/>
            <w14:ligatures w14:val="none"/>
          </w:rPr>
          <w:t xml:space="preserve"> 4</w:t>
        </w:r>
      </w:ins>
      <w:ins w:id="535" w:author="Prenafeta, Francesc" w:date="2025-02-11T17:45:00Z" w16du:dateUtc="2025-02-11T16:45:00Z">
        <w:r w:rsidRPr="00FD1FD0">
          <w:rPr>
            <w:rFonts w:ascii="Times New Roman" w:eastAsia="Aptos" w:hAnsi="Times New Roman" w:cs="Times New Roman"/>
            <w:b/>
            <w:bCs/>
            <w:kern w:val="0"/>
            <w:sz w:val="20"/>
            <w:szCs w:val="20"/>
            <w:lang w:val="en-US"/>
            <w14:ligatures w14:val="none"/>
          </w:rPr>
          <w:t xml:space="preserve">. </w:t>
        </w:r>
        <w:r w:rsidRPr="00FD1FD0">
          <w:rPr>
            <w:rFonts w:ascii="Times New Roman" w:eastAsia="Aptos" w:hAnsi="Times New Roman" w:cs="Times New Roman"/>
            <w:kern w:val="0"/>
            <w:sz w:val="20"/>
            <w:szCs w:val="20"/>
            <w:lang w:val="en-US"/>
            <w14:ligatures w14:val="none"/>
          </w:rPr>
          <w:t xml:space="preserve">The </w:t>
        </w:r>
        <w:proofErr w:type="spellStart"/>
        <w:r w:rsidRPr="00FD1FD0">
          <w:rPr>
            <w:rFonts w:ascii="Times New Roman" w:eastAsia="Aptos" w:hAnsi="Times New Roman" w:cs="Times New Roman"/>
            <w:kern w:val="0"/>
            <w:sz w:val="20"/>
            <w:szCs w:val="20"/>
            <w:lang w:val="en-US"/>
            <w14:ligatures w14:val="none"/>
          </w:rPr>
          <w:t>Savitzky</w:t>
        </w:r>
        <w:proofErr w:type="spellEnd"/>
        <w:r w:rsidRPr="00FD1FD0">
          <w:rPr>
            <w:rFonts w:ascii="Times New Roman" w:eastAsia="Aptos" w:hAnsi="Times New Roman" w:cs="Times New Roman"/>
            <w:kern w:val="0"/>
            <w:sz w:val="20"/>
            <w:szCs w:val="20"/>
            <w:lang w:val="en-US"/>
            <w14:ligatures w14:val="none"/>
          </w:rPr>
          <w:t xml:space="preserve">-Golay second derivative spectra is shown for the two controls and the treatment exposed to </w:t>
        </w:r>
        <w:r>
          <w:rPr>
            <w:rFonts w:ascii="Times New Roman" w:eastAsia="Aptos" w:hAnsi="Times New Roman" w:cs="Times New Roman"/>
            <w:kern w:val="0"/>
            <w:sz w:val="20"/>
            <w:szCs w:val="20"/>
            <w:lang w:val="en-US"/>
            <w14:ligatures w14:val="none"/>
          </w:rPr>
          <w:t>As(V)</w:t>
        </w:r>
        <w:r w:rsidRPr="00FD1FD0">
          <w:rPr>
            <w:rFonts w:ascii="Times New Roman" w:eastAsia="Aptos" w:hAnsi="Times New Roman" w:cs="Times New Roman"/>
            <w:kern w:val="0"/>
            <w:sz w:val="20"/>
            <w:szCs w:val="20"/>
            <w:lang w:val="en-US"/>
            <w14:ligatures w14:val="none"/>
          </w:rPr>
          <w:t xml:space="preserve"> </w:t>
        </w:r>
        <w:r w:rsidRPr="00FD1FD0">
          <w:rPr>
            <w:rFonts w:ascii="Times New Roman" w:eastAsia="Aptos" w:hAnsi="Times New Roman" w:cs="Times New Roman"/>
            <w:kern w:val="0"/>
            <w:sz w:val="20"/>
            <w:szCs w:val="20"/>
            <w:lang w:val="en-US"/>
            <w14:ligatures w14:val="none"/>
          </w:rPr>
          <w:t>(</w:t>
        </w:r>
        <w:proofErr w:type="spellStart"/>
        <w:r w:rsidRPr="00FD1FD0">
          <w:rPr>
            <w:rFonts w:ascii="Times New Roman" w:eastAsia="Aptos" w:hAnsi="Times New Roman" w:cs="Times New Roman"/>
            <w:kern w:val="0"/>
            <w:sz w:val="20"/>
            <w:szCs w:val="20"/>
            <w:lang w:val="en-US"/>
            <w14:ligatures w14:val="none"/>
          </w:rPr>
          <w:t>rigth</w:t>
        </w:r>
        <w:proofErr w:type="spellEnd"/>
        <w:r w:rsidRPr="00FD1FD0">
          <w:rPr>
            <w:rFonts w:ascii="Times New Roman" w:eastAsia="Aptos" w:hAnsi="Times New Roman" w:cs="Times New Roman"/>
            <w:kern w:val="0"/>
            <w:sz w:val="20"/>
            <w:szCs w:val="20"/>
            <w:lang w:val="en-US"/>
            <w14:ligatures w14:val="none"/>
          </w:rPr>
          <w:t xml:space="preserve">) and </w:t>
        </w:r>
        <w:proofErr w:type="gramStart"/>
        <w:r>
          <w:rPr>
            <w:rFonts w:ascii="Times New Roman" w:eastAsia="Aptos" w:hAnsi="Times New Roman" w:cs="Times New Roman"/>
            <w:kern w:val="0"/>
            <w:sz w:val="20"/>
            <w:szCs w:val="20"/>
            <w:lang w:val="en-US"/>
            <w14:ligatures w14:val="none"/>
          </w:rPr>
          <w:t>Cr(</w:t>
        </w:r>
        <w:proofErr w:type="gramEnd"/>
        <w:r>
          <w:rPr>
            <w:rFonts w:ascii="Times New Roman" w:eastAsia="Aptos" w:hAnsi="Times New Roman" w:cs="Times New Roman"/>
            <w:kern w:val="0"/>
            <w:sz w:val="20"/>
            <w:szCs w:val="20"/>
            <w:lang w:val="en-US"/>
            <w14:ligatures w14:val="none"/>
          </w:rPr>
          <w:t xml:space="preserve">VI) </w:t>
        </w:r>
        <w:r w:rsidRPr="00FD1FD0">
          <w:rPr>
            <w:rFonts w:ascii="Times New Roman" w:eastAsia="Aptos" w:hAnsi="Times New Roman" w:cs="Times New Roman"/>
            <w:kern w:val="0"/>
            <w:sz w:val="20"/>
            <w:szCs w:val="20"/>
            <w:lang w:val="en-US"/>
            <w14:ligatures w14:val="none"/>
          </w:rPr>
          <w:t xml:space="preserve">(left). </w:t>
        </w:r>
        <w:commentRangeStart w:id="536"/>
        <w:r w:rsidRPr="00FD1FD0">
          <w:rPr>
            <w:rFonts w:ascii="Times New Roman" w:eastAsia="Aptos" w:hAnsi="Times New Roman" w:cs="Times New Roman"/>
            <w:kern w:val="0"/>
            <w:sz w:val="20"/>
            <w:szCs w:val="20"/>
            <w:lang w:val="en-US"/>
            <w14:ligatures w14:val="none"/>
          </w:rPr>
          <w:t>Fingerprint region (1,800-1,000 cm</w:t>
        </w:r>
        <w:r w:rsidRPr="00FD1FD0">
          <w:rPr>
            <w:rFonts w:ascii="Times New Roman" w:eastAsia="Aptos" w:hAnsi="Times New Roman" w:cs="Times New Roman"/>
            <w:kern w:val="0"/>
            <w:sz w:val="20"/>
            <w:szCs w:val="20"/>
            <w:vertAlign w:val="superscript"/>
            <w:lang w:val="en-US"/>
            <w14:ligatures w14:val="none"/>
          </w:rPr>
          <w:t>−1</w:t>
        </w:r>
        <w:r w:rsidRPr="00FD1FD0">
          <w:rPr>
            <w:rFonts w:ascii="Times New Roman" w:eastAsia="Aptos" w:hAnsi="Times New Roman" w:cs="Times New Roman"/>
            <w:kern w:val="0"/>
            <w:sz w:val="20"/>
            <w:szCs w:val="20"/>
            <w:lang w:val="en-US"/>
            <w14:ligatures w14:val="none"/>
          </w:rPr>
          <w:t>left) and the lipid region (3,100-2,800 cm</w:t>
        </w:r>
        <w:r w:rsidRPr="00FD1FD0">
          <w:rPr>
            <w:rFonts w:ascii="Times New Roman" w:eastAsia="Aptos" w:hAnsi="Times New Roman" w:cs="Times New Roman"/>
            <w:kern w:val="0"/>
            <w:sz w:val="20"/>
            <w:szCs w:val="20"/>
            <w:vertAlign w:val="superscript"/>
            <w:lang w:val="en-US"/>
            <w14:ligatures w14:val="none"/>
          </w:rPr>
          <w:t>−1</w:t>
        </w:r>
        <w:r w:rsidRPr="00FD1FD0">
          <w:rPr>
            <w:rFonts w:ascii="Times New Roman" w:eastAsia="Aptos" w:hAnsi="Times New Roman" w:cs="Times New Roman"/>
            <w:kern w:val="0"/>
            <w:sz w:val="20"/>
            <w:szCs w:val="20"/>
            <w:lang w:val="en-US"/>
            <w14:ligatures w14:val="none"/>
          </w:rPr>
          <w:t>, right).</w:t>
        </w:r>
      </w:ins>
      <w:commentRangeEnd w:id="536"/>
      <w:ins w:id="537" w:author="Prenafeta, Francesc" w:date="2025-02-12T12:23:00Z" w16du:dateUtc="2025-02-12T11:23:00Z">
        <w:r w:rsidR="00FB6058">
          <w:rPr>
            <w:rStyle w:val="Refdecomentario"/>
          </w:rPr>
          <w:commentReference w:id="536"/>
        </w:r>
      </w:ins>
    </w:p>
    <w:p w14:paraId="2E2994A9" w14:textId="77777777" w:rsidR="00FD1FD0" w:rsidRPr="00CD2636" w:rsidRDefault="00FD1FD0" w:rsidP="00FD1FD0">
      <w:pPr>
        <w:rPr>
          <w:rFonts w:ascii="Times New Roman" w:hAnsi="Times New Roman" w:cs="Times New Roman"/>
          <w:lang w:val="en-US"/>
        </w:rPr>
      </w:pPr>
    </w:p>
    <w:p w14:paraId="6D4D493B" w14:textId="456354EF" w:rsidR="00FD1FD0" w:rsidRPr="00FD1FD0" w:rsidRDefault="00FD1FD0" w:rsidP="00FD1FD0">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 xml:space="preserve">Figure </w:t>
      </w:r>
      <w:del w:id="538" w:author="Prenafeta, Francesc" w:date="2025-02-12T12:24:00Z" w16du:dateUtc="2025-02-12T11:24:00Z">
        <w:r w:rsidRPr="00FD1FD0" w:rsidDel="00FB6058">
          <w:rPr>
            <w:rFonts w:ascii="Times New Roman" w:eastAsia="Aptos" w:hAnsi="Times New Roman" w:cs="Times New Roman"/>
            <w:sz w:val="20"/>
            <w:szCs w:val="20"/>
            <w:lang w:val="en-US"/>
          </w:rPr>
          <w:delText>3</w:delText>
        </w:r>
      </w:del>
      <w:ins w:id="539" w:author="Prenafeta, Francesc" w:date="2025-02-12T12:24:00Z" w16du:dateUtc="2025-02-12T11:24:00Z">
        <w:r w:rsidR="00FB6058">
          <w:rPr>
            <w:rFonts w:ascii="Times New Roman" w:eastAsia="Aptos" w:hAnsi="Times New Roman" w:cs="Times New Roman"/>
            <w:sz w:val="20"/>
            <w:szCs w:val="20"/>
            <w:lang w:val="en-US"/>
          </w:rPr>
          <w:t>4</w:t>
        </w:r>
      </w:ins>
      <w:r w:rsidRPr="00FD1FD0">
        <w:rPr>
          <w:rFonts w:ascii="Times New Roman" w:eastAsia="Aptos" w:hAnsi="Times New Roman" w:cs="Times New Roman"/>
          <w:sz w:val="20"/>
          <w:szCs w:val="20"/>
          <w:lang w:val="en-US"/>
        </w:rPr>
        <w:t xml:space="preserve"> depicts the second derivative spectra of several key bands, including phosphate (Ph I, II), amide I, and amide II, revealing their relative intensity distribution. The spectra show an increase in amide I and II band vibrations in Cr(VI)-exposed cells and those lacking melanin (C2, T2, T4). Chromium exposure correlated with peaks at 1,660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and 1,638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corresponding to the β-sheet and α-helix conformations of the amide I band, respectively. These observations suggest potential alterations in protein secondary structure. Additionally, changes in DNA organization were observed upon metal exposure and melanin deficiency. Shifts in wavenumbers between 1,350-1,000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and 1,242-1,082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were attributed to asymmetric and symmetric stretching of PO</w:t>
      </w:r>
      <w:r w:rsidRPr="00FD1FD0">
        <w:rPr>
          <w:rFonts w:ascii="Times New Roman" w:eastAsia="Aptos" w:hAnsi="Times New Roman" w:cs="Times New Roman"/>
          <w:sz w:val="20"/>
          <w:szCs w:val="20"/>
          <w:vertAlign w:val="superscript"/>
          <w:lang w:val="en-US"/>
        </w:rPr>
        <w:t>2−</w:t>
      </w:r>
      <w:r w:rsidRPr="00FD1FD0">
        <w:rPr>
          <w:rFonts w:ascii="Times New Roman" w:eastAsia="Aptos" w:hAnsi="Times New Roman" w:cs="Times New Roman"/>
          <w:sz w:val="20"/>
          <w:szCs w:val="20"/>
          <w:lang w:val="en-US"/>
        </w:rPr>
        <w:t xml:space="preserve"> groups, particularly significant in the T2 and T4 cells. These shifts suggest alterations in DNA organization.</w:t>
      </w:r>
    </w:p>
    <w:p w14:paraId="48FF5E36" w14:textId="77777777" w:rsidR="00FD1FD0" w:rsidRPr="00FD1FD0" w:rsidRDefault="00FD1FD0" w:rsidP="00FD1FD0">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Finally, the lipid spectral region (3,100-2,800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revealed changes in the intensity of symmetric and asymmetric CH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 xml:space="preserve"> and CH</w:t>
      </w:r>
      <w:r w:rsidRPr="00FD1FD0">
        <w:rPr>
          <w:rFonts w:ascii="Times New Roman" w:eastAsia="Aptos" w:hAnsi="Times New Roman" w:cs="Times New Roman"/>
          <w:sz w:val="20"/>
          <w:szCs w:val="20"/>
          <w:vertAlign w:val="subscript"/>
          <w:lang w:val="en-US"/>
        </w:rPr>
        <w:t>3</w:t>
      </w:r>
      <w:r w:rsidRPr="00FD1FD0">
        <w:rPr>
          <w:rFonts w:ascii="Times New Roman" w:eastAsia="Aptos" w:hAnsi="Times New Roman" w:cs="Times New Roman"/>
          <w:sz w:val="20"/>
          <w:szCs w:val="20"/>
          <w:lang w:val="en-US"/>
        </w:rPr>
        <w:t xml:space="preserve"> stretching modes. Notably, C2, T2, and T3 cells subjected to the stress caused by Cr(VI) exposure and/melanin inhibition due to tricyclazole, displayed more prominent changes compared to As(V) exposure. This observation is particularly relevant for the T2 cells, and suggests that the toxic nature of Cr(VI) might significantly affect fungal membrane permeability, similar to the effects observed in treatments where melanin synthesis was suppressed.</w:t>
      </w:r>
    </w:p>
    <w:p w14:paraId="1B55DA80" w14:textId="77777777" w:rsidR="00FD1FD0" w:rsidRDefault="00FD1FD0" w:rsidP="00FD1FD0">
      <w:pPr>
        <w:spacing w:line="259" w:lineRule="auto"/>
        <w:jc w:val="both"/>
        <w:rPr>
          <w:ins w:id="540" w:author="Prenafeta, Francesc" w:date="2025-02-11T17:40:00Z" w16du:dateUtc="2025-02-11T16:40:00Z"/>
          <w:rFonts w:ascii="Times New Roman" w:eastAsia="Aptos" w:hAnsi="Times New Roman" w:cs="Times New Roman"/>
          <w:sz w:val="22"/>
          <w:szCs w:val="22"/>
          <w:lang w:val="en-US"/>
        </w:rPr>
      </w:pPr>
    </w:p>
    <w:p w14:paraId="1FEEC7AD" w14:textId="77777777" w:rsidR="003F0A4B" w:rsidRDefault="003F0A4B" w:rsidP="00FD1FD0">
      <w:pPr>
        <w:spacing w:line="259" w:lineRule="auto"/>
        <w:jc w:val="both"/>
        <w:rPr>
          <w:ins w:id="541" w:author="Prenafeta, Francesc" w:date="2025-02-11T17:40:00Z" w16du:dateUtc="2025-02-11T16:40:00Z"/>
          <w:rFonts w:ascii="Times New Roman" w:eastAsia="Aptos" w:hAnsi="Times New Roman" w:cs="Times New Roman"/>
          <w:sz w:val="22"/>
          <w:szCs w:val="22"/>
          <w:lang w:val="en-US"/>
        </w:rPr>
      </w:pPr>
    </w:p>
    <w:p w14:paraId="01085859" w14:textId="77777777" w:rsidR="003F0A4B" w:rsidRPr="00FD1FD0" w:rsidRDefault="003F0A4B" w:rsidP="00FD1FD0">
      <w:pPr>
        <w:spacing w:line="259" w:lineRule="auto"/>
        <w:jc w:val="both"/>
        <w:rPr>
          <w:rFonts w:ascii="Times New Roman" w:eastAsia="Aptos" w:hAnsi="Times New Roman" w:cs="Times New Roman"/>
          <w:sz w:val="22"/>
          <w:szCs w:val="22"/>
          <w:lang w:val="en-US"/>
        </w:rPr>
      </w:pPr>
    </w:p>
    <w:p w14:paraId="47AC1300" w14:textId="6C1583FD" w:rsidR="00FD1FD0" w:rsidRPr="00184E37" w:rsidRDefault="00FD1FD0" w:rsidP="00184E37">
      <w:pPr>
        <w:pStyle w:val="Prrafodelista"/>
        <w:keepNext/>
        <w:keepLines/>
        <w:numPr>
          <w:ilvl w:val="1"/>
          <w:numId w:val="6"/>
        </w:numPr>
        <w:spacing w:before="80" w:after="40" w:line="259" w:lineRule="auto"/>
        <w:outlineLvl w:val="3"/>
        <w:rPr>
          <w:rFonts w:ascii="Times New Roman" w:eastAsia="Cambria" w:hAnsi="Times New Roman" w:cs="Times New Roman"/>
          <w:i/>
          <w:iCs/>
          <w:sz w:val="20"/>
          <w:szCs w:val="22"/>
          <w:lang w:val="en-US"/>
        </w:rPr>
      </w:pPr>
      <w:r w:rsidRPr="00184E37">
        <w:rPr>
          <w:rFonts w:ascii="Times New Roman" w:eastAsia="Cambria" w:hAnsi="Times New Roman" w:cs="Times New Roman"/>
          <w:i/>
          <w:iCs/>
          <w:sz w:val="20"/>
          <w:szCs w:val="22"/>
          <w:lang w:val="en-US"/>
        </w:rPr>
        <w:t>De novo assembly of a Exophiala mesophila reference transcriptome</w:t>
      </w:r>
    </w:p>
    <w:p w14:paraId="665E8377" w14:textId="0FB65DE9" w:rsidR="00FD1FD0" w:rsidRPr="00CD2636" w:rsidRDefault="00FD1FD0" w:rsidP="00FD1FD0">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A total of 22,033,333</w:t>
      </w:r>
      <w:del w:id="542" w:author="Prenafeta, Francesc" w:date="2025-02-12T12:26:00Z" w16du:dateUtc="2025-02-12T11:26:00Z">
        <w:r w:rsidRPr="00CD2636" w:rsidDel="00BC3BFC">
          <w:rPr>
            <w:rFonts w:ascii="Times New Roman" w:eastAsia="Aptos" w:hAnsi="Times New Roman" w:cs="Times New Roman"/>
            <w:sz w:val="20"/>
            <w:szCs w:val="20"/>
            <w:lang w:val="en-US"/>
          </w:rPr>
          <w:delText xml:space="preserve"> (</w:delText>
        </w:r>
      </w:del>
      <w:del w:id="543" w:author="Prenafeta, Francesc" w:date="2025-02-12T12:24:00Z" w16du:dateUtc="2025-02-12T11:24:00Z">
        <w:r w:rsidRPr="00CD2636" w:rsidDel="008B4393">
          <w:rPr>
            <w:rFonts w:ascii="Times New Roman" w:eastAsia="Aptos" w:hAnsi="Times New Roman" w:cs="Times New Roman"/>
            <w:sz w:val="20"/>
            <w:szCs w:val="20"/>
            <w:lang w:val="en-US"/>
          </w:rPr>
          <w:delText>C1</w:delText>
        </w:r>
      </w:del>
      <w:del w:id="544" w:author="Prenafeta, Francesc" w:date="2025-02-12T12:26:00Z" w16du:dateUtc="2025-02-12T11:26:00Z">
        <w:r w:rsidRPr="00CD2636" w:rsidDel="00BC3BFC">
          <w:rPr>
            <w:rFonts w:ascii="Times New Roman" w:eastAsia="Aptos" w:hAnsi="Times New Roman" w:cs="Times New Roman"/>
            <w:sz w:val="20"/>
            <w:szCs w:val="20"/>
            <w:lang w:val="en-US"/>
          </w:rPr>
          <w:delText xml:space="preserve"> cells);</w:delText>
        </w:r>
      </w:del>
      <w:ins w:id="545" w:author="Prenafeta, Francesc" w:date="2025-02-12T12:26:00Z" w16du:dateUtc="2025-02-12T11:26:00Z">
        <w:r w:rsidR="00BC3BFC">
          <w:rPr>
            <w:rFonts w:ascii="Times New Roman" w:eastAsia="Aptos" w:hAnsi="Times New Roman" w:cs="Times New Roman"/>
            <w:sz w:val="20"/>
            <w:szCs w:val="20"/>
            <w:lang w:val="en-US"/>
          </w:rPr>
          <w:t>,</w:t>
        </w:r>
      </w:ins>
      <w:r w:rsidRPr="00CD2636">
        <w:rPr>
          <w:rFonts w:ascii="Times New Roman" w:eastAsia="Aptos" w:hAnsi="Times New Roman" w:cs="Times New Roman"/>
          <w:sz w:val="20"/>
          <w:szCs w:val="20"/>
          <w:lang w:val="en-US"/>
        </w:rPr>
        <w:t xml:space="preserve"> 35,700,000</w:t>
      </w:r>
      <w:del w:id="546" w:author="Prenafeta, Francesc" w:date="2025-02-12T12:26:00Z" w16du:dateUtc="2025-02-12T11:26:00Z">
        <w:r w:rsidRPr="00CD2636" w:rsidDel="00BC3BFC">
          <w:rPr>
            <w:rFonts w:ascii="Times New Roman" w:eastAsia="Aptos" w:hAnsi="Times New Roman" w:cs="Times New Roman"/>
            <w:sz w:val="20"/>
            <w:szCs w:val="20"/>
            <w:lang w:val="en-US"/>
          </w:rPr>
          <w:delText xml:space="preserve"> (</w:delText>
        </w:r>
      </w:del>
      <w:del w:id="547" w:author="Prenafeta, Francesc" w:date="2025-02-12T12:25:00Z" w16du:dateUtc="2025-02-12T11:25:00Z">
        <w:r w:rsidRPr="00CD2636" w:rsidDel="00236500">
          <w:rPr>
            <w:rFonts w:ascii="Times New Roman" w:eastAsia="Aptos" w:hAnsi="Times New Roman" w:cs="Times New Roman"/>
            <w:sz w:val="20"/>
            <w:szCs w:val="20"/>
            <w:lang w:val="en-US"/>
          </w:rPr>
          <w:delText>T1</w:delText>
        </w:r>
      </w:del>
      <w:del w:id="548" w:author="Prenafeta, Francesc" w:date="2025-02-12T12:26:00Z" w16du:dateUtc="2025-02-12T11:26:00Z">
        <w:r w:rsidRPr="00CD2636" w:rsidDel="00BC3BFC">
          <w:rPr>
            <w:rFonts w:ascii="Times New Roman" w:eastAsia="Aptos" w:hAnsi="Times New Roman" w:cs="Times New Roman"/>
            <w:sz w:val="20"/>
            <w:szCs w:val="20"/>
            <w:lang w:val="en-US"/>
          </w:rPr>
          <w:delText xml:space="preserve"> cells)</w:delText>
        </w:r>
      </w:del>
      <w:r w:rsidRPr="00CD2636">
        <w:rPr>
          <w:rFonts w:ascii="Times New Roman" w:eastAsia="Aptos" w:hAnsi="Times New Roman" w:cs="Times New Roman"/>
          <w:sz w:val="20"/>
          <w:szCs w:val="20"/>
          <w:lang w:val="en-US"/>
        </w:rPr>
        <w:t xml:space="preserve"> and </w:t>
      </w:r>
      <w:r w:rsidR="00EC11AE" w:rsidRPr="00CD2636">
        <w:rPr>
          <w:rFonts w:ascii="Times New Roman" w:eastAsia="Aptos" w:hAnsi="Times New Roman" w:cs="Times New Roman"/>
          <w:sz w:val="20"/>
          <w:szCs w:val="20"/>
          <w:lang w:val="en-US"/>
        </w:rPr>
        <w:t>31,666,67</w:t>
      </w:r>
      <w:del w:id="549" w:author="Prenafeta, Francesc" w:date="2025-02-12T12:26:00Z" w16du:dateUtc="2025-02-12T11:26:00Z">
        <w:r w:rsidRPr="00CD2636" w:rsidDel="00BC3BFC">
          <w:rPr>
            <w:rFonts w:ascii="Times New Roman" w:eastAsia="Aptos" w:hAnsi="Times New Roman" w:cs="Times New Roman"/>
            <w:sz w:val="20"/>
            <w:szCs w:val="20"/>
            <w:lang w:val="en-US"/>
          </w:rPr>
          <w:delText xml:space="preserve"> (</w:delText>
        </w:r>
      </w:del>
      <w:del w:id="550" w:author="Prenafeta, Francesc" w:date="2025-02-12T12:25:00Z" w16du:dateUtc="2025-02-12T11:25:00Z">
        <w:r w:rsidRPr="00CD2636" w:rsidDel="00236500">
          <w:rPr>
            <w:rFonts w:ascii="Times New Roman" w:eastAsia="Aptos" w:hAnsi="Times New Roman" w:cs="Times New Roman"/>
            <w:sz w:val="20"/>
            <w:szCs w:val="20"/>
            <w:lang w:val="en-US"/>
          </w:rPr>
          <w:delText>T2</w:delText>
        </w:r>
      </w:del>
      <w:del w:id="551" w:author="Prenafeta, Francesc" w:date="2025-02-12T12:26:00Z" w16du:dateUtc="2025-02-12T11:26:00Z">
        <w:r w:rsidRPr="00CD2636" w:rsidDel="00BC3BFC">
          <w:rPr>
            <w:rFonts w:ascii="Times New Roman" w:eastAsia="Aptos" w:hAnsi="Times New Roman" w:cs="Times New Roman"/>
            <w:sz w:val="20"/>
            <w:szCs w:val="20"/>
            <w:lang w:val="en-US"/>
          </w:rPr>
          <w:delText xml:space="preserve"> cells)</w:delText>
        </w:r>
      </w:del>
      <w:r w:rsidRPr="00CD2636">
        <w:rPr>
          <w:rFonts w:ascii="Times New Roman" w:eastAsia="Aptos" w:hAnsi="Times New Roman" w:cs="Times New Roman"/>
          <w:sz w:val="20"/>
          <w:szCs w:val="20"/>
          <w:lang w:val="en-US"/>
        </w:rPr>
        <w:t xml:space="preserve"> raw reads were generated from </w:t>
      </w:r>
      <w:del w:id="552" w:author="Prenafeta, Francesc" w:date="2025-02-12T12:26:00Z" w16du:dateUtc="2025-02-12T11:26:00Z">
        <w:r w:rsidRPr="00CD2636" w:rsidDel="000C23D4">
          <w:rPr>
            <w:rFonts w:ascii="Times New Roman" w:eastAsia="Aptos" w:hAnsi="Times New Roman" w:cs="Times New Roman"/>
            <w:sz w:val="20"/>
            <w:szCs w:val="20"/>
            <w:lang w:val="en-US"/>
          </w:rPr>
          <w:delText xml:space="preserve">the </w:delText>
        </w:r>
      </w:del>
      <w:r w:rsidRPr="00CD2636">
        <w:rPr>
          <w:rFonts w:ascii="Times New Roman" w:eastAsia="Aptos" w:hAnsi="Times New Roman" w:cs="Times New Roman"/>
          <w:sz w:val="20"/>
          <w:szCs w:val="20"/>
          <w:lang w:val="en-US"/>
        </w:rPr>
        <w:t xml:space="preserve">unexposed </w:t>
      </w:r>
      <w:ins w:id="553" w:author="Prenafeta, Francesc" w:date="2025-02-12T12:26:00Z" w16du:dateUtc="2025-02-12T11:26:00Z">
        <w:r w:rsidR="000C23D4">
          <w:rPr>
            <w:rFonts w:ascii="Times New Roman" w:eastAsia="Aptos" w:hAnsi="Times New Roman" w:cs="Times New Roman"/>
            <w:sz w:val="20"/>
            <w:szCs w:val="20"/>
            <w:lang w:val="en-US"/>
          </w:rPr>
          <w:t>cells (</w:t>
        </w:r>
      </w:ins>
      <w:r w:rsidRPr="00CD2636">
        <w:rPr>
          <w:rFonts w:ascii="Times New Roman" w:eastAsia="Aptos" w:hAnsi="Times New Roman" w:cs="Times New Roman"/>
          <w:sz w:val="20"/>
          <w:szCs w:val="20"/>
          <w:lang w:val="en-US"/>
        </w:rPr>
        <w:t>control</w:t>
      </w:r>
      <w:ins w:id="554" w:author="Prenafeta, Francesc" w:date="2025-02-12T12:26:00Z" w16du:dateUtc="2025-02-12T11:26:00Z">
        <w:r w:rsidR="000C23D4">
          <w:rPr>
            <w:rFonts w:ascii="Times New Roman" w:eastAsia="Aptos" w:hAnsi="Times New Roman" w:cs="Times New Roman"/>
            <w:sz w:val="20"/>
            <w:szCs w:val="20"/>
            <w:lang w:val="en-US"/>
          </w:rPr>
          <w:t>)</w:t>
        </w:r>
      </w:ins>
      <w:r w:rsidRPr="00CD2636">
        <w:rPr>
          <w:rFonts w:ascii="Times New Roman" w:eastAsia="Aptos" w:hAnsi="Times New Roman" w:cs="Times New Roman"/>
          <w:sz w:val="20"/>
          <w:szCs w:val="20"/>
          <w:lang w:val="en-US"/>
        </w:rPr>
        <w:t xml:space="preserve"> and As(V)</w:t>
      </w:r>
      <w:ins w:id="555" w:author="Prenafeta, Francesc" w:date="2025-02-12T12:26:00Z" w16du:dateUtc="2025-02-12T11:26:00Z">
        <w:r w:rsidR="000C23D4">
          <w:rPr>
            <w:rFonts w:ascii="Times New Roman" w:eastAsia="Aptos" w:hAnsi="Times New Roman" w:cs="Times New Roman"/>
            <w:sz w:val="20"/>
            <w:szCs w:val="20"/>
            <w:lang w:val="en-US"/>
          </w:rPr>
          <w:t>-</w:t>
        </w:r>
      </w:ins>
      <w:r w:rsidRPr="00CD2636">
        <w:rPr>
          <w:rFonts w:ascii="Times New Roman" w:eastAsia="Aptos" w:hAnsi="Times New Roman" w:cs="Times New Roman"/>
          <w:sz w:val="20"/>
          <w:szCs w:val="20"/>
          <w:lang w:val="en-US"/>
        </w:rPr>
        <w:t xml:space="preserve"> and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VI)-exposed cultures of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After cleaning and quality checks, 21,300,330 and 34,666,667 and 31,100,000 clean reads were obtained, which had a GC content that ranged between 50 to 53%. More than 96.88% of bases in raw reads had a Q value ≥ 20 (and error probability of 0.95%) and more than 98.80% of bases in clean reads had a Q value ≥ 20 (and error probability of 0.94%). Transcriptome sequencing revealed a total of 9,056 expressed genes in both the control and exposed cells. PCA was employed to evaluate the transcriptome sequencing data and assess the similarity between biological replicates, and between the control and exposed cells.  Significant differences were observed in this respect, especially with Cr(V) exposition, being the transcriptome of As(V)-exposed cells more similar to that of control cells (Figure 5).</w:t>
      </w:r>
    </w:p>
    <w:p w14:paraId="19CA184E" w14:textId="77777777" w:rsidR="00FD1FD0" w:rsidRPr="00CD2636" w:rsidRDefault="00FD1FD0" w:rsidP="00FD1FD0">
      <w:pPr>
        <w:rPr>
          <w:rFonts w:ascii="Times New Roman" w:hAnsi="Times New Roman" w:cs="Times New Roman"/>
          <w:lang w:val="en-US"/>
        </w:rPr>
      </w:pPr>
    </w:p>
    <w:p w14:paraId="438C93B9" w14:textId="77777777" w:rsidR="00FD1FD0" w:rsidRPr="00FD1FD0" w:rsidRDefault="00FD1FD0" w:rsidP="00FD1FD0">
      <w:pPr>
        <w:spacing w:after="0" w:line="240" w:lineRule="auto"/>
        <w:jc w:val="both"/>
        <w:rPr>
          <w:rFonts w:ascii="Times New Roman" w:eastAsia="Aptos" w:hAnsi="Times New Roman" w:cs="Times New Roman"/>
          <w:b/>
          <w:bCs/>
          <w:kern w:val="0"/>
          <w:sz w:val="20"/>
          <w:szCs w:val="20"/>
          <w:lang w:val="en-US"/>
          <w14:ligatures w14:val="none"/>
        </w:rPr>
      </w:pPr>
      <w:r w:rsidRPr="00FD1FD0">
        <w:rPr>
          <w:rFonts w:ascii="Times New Roman" w:eastAsia="Aptos" w:hAnsi="Times New Roman" w:cs="Times New Roman"/>
          <w:b/>
          <w:bCs/>
          <w:kern w:val="0"/>
          <w:sz w:val="20"/>
          <w:szCs w:val="20"/>
          <w:lang w:val="en-US"/>
          <w14:ligatures w14:val="none"/>
        </w:rPr>
        <w:t xml:space="preserve">Figure </w:t>
      </w:r>
      <w:r w:rsidRPr="00FD1FD0">
        <w:rPr>
          <w:rFonts w:ascii="Times New Roman" w:eastAsia="Aptos" w:hAnsi="Times New Roman" w:cs="Times New Roman"/>
          <w:b/>
          <w:bCs/>
          <w:kern w:val="0"/>
          <w:sz w:val="20"/>
          <w:szCs w:val="20"/>
          <w:lang w:val="en-US"/>
          <w14:ligatures w14:val="none"/>
        </w:rPr>
        <w:fldChar w:fldCharType="begin"/>
      </w:r>
      <w:r w:rsidRPr="00FD1FD0">
        <w:rPr>
          <w:rFonts w:ascii="Times New Roman" w:eastAsia="Aptos" w:hAnsi="Times New Roman" w:cs="Times New Roman"/>
          <w:b/>
          <w:bCs/>
          <w:kern w:val="0"/>
          <w:sz w:val="20"/>
          <w:szCs w:val="20"/>
          <w:lang w:val="en-US"/>
          <w14:ligatures w14:val="none"/>
        </w:rPr>
        <w:instrText xml:space="preserve"> SEQ Figu \* ARABIC </w:instrText>
      </w:r>
      <w:r w:rsidRPr="00FD1FD0">
        <w:rPr>
          <w:rFonts w:ascii="Times New Roman" w:eastAsia="Aptos" w:hAnsi="Times New Roman" w:cs="Times New Roman"/>
          <w:b/>
          <w:bCs/>
          <w:kern w:val="0"/>
          <w:sz w:val="20"/>
          <w:szCs w:val="20"/>
          <w:lang w:val="en-US"/>
          <w14:ligatures w14:val="none"/>
        </w:rPr>
        <w:fldChar w:fldCharType="separate"/>
      </w:r>
      <w:r w:rsidRPr="00FD1FD0">
        <w:rPr>
          <w:rFonts w:ascii="Times New Roman" w:eastAsia="Aptos" w:hAnsi="Times New Roman" w:cs="Times New Roman"/>
          <w:b/>
          <w:bCs/>
          <w:noProof/>
          <w:kern w:val="0"/>
          <w:sz w:val="20"/>
          <w:szCs w:val="20"/>
          <w:lang w:val="en-US"/>
          <w14:ligatures w14:val="none"/>
        </w:rPr>
        <w:t>5</w:t>
      </w:r>
      <w:r w:rsidRPr="00FD1FD0">
        <w:rPr>
          <w:rFonts w:ascii="Times New Roman" w:eastAsia="Aptos" w:hAnsi="Times New Roman" w:cs="Times New Roman"/>
          <w:b/>
          <w:bCs/>
          <w:kern w:val="0"/>
          <w:sz w:val="20"/>
          <w:szCs w:val="20"/>
          <w:lang w:val="en-US"/>
          <w14:ligatures w14:val="none"/>
        </w:rPr>
        <w:fldChar w:fldCharType="end"/>
      </w:r>
      <w:r w:rsidRPr="00FD1FD0">
        <w:rPr>
          <w:rFonts w:ascii="Times New Roman" w:eastAsia="Aptos" w:hAnsi="Times New Roman" w:cs="Times New Roman"/>
          <w:b/>
          <w:bCs/>
          <w:kern w:val="0"/>
          <w:sz w:val="20"/>
          <w:szCs w:val="20"/>
          <w:lang w:val="en-US"/>
          <w14:ligatures w14:val="none"/>
        </w:rPr>
        <w:t>.</w:t>
      </w:r>
      <w:r w:rsidRPr="00FD1FD0">
        <w:rPr>
          <w:rFonts w:ascii="Times New Roman" w:eastAsia="Aptos" w:hAnsi="Times New Roman" w:cs="Times New Roman"/>
          <w:kern w:val="0"/>
          <w:sz w:val="20"/>
          <w:szCs w:val="20"/>
          <w:lang w:val="en-US"/>
          <w14:ligatures w14:val="none"/>
        </w:rPr>
        <w:t xml:space="preserve"> </w:t>
      </w:r>
      <w:r w:rsidRPr="00FD1FD0">
        <w:rPr>
          <w:rFonts w:ascii="Times New Roman" w:eastAsia="Palatino Linotype" w:hAnsi="Times New Roman" w:cs="Times New Roman"/>
          <w:kern w:val="0"/>
          <w:sz w:val="20"/>
          <w:szCs w:val="20"/>
          <w:lang w:val="en-US"/>
          <w14:ligatures w14:val="none"/>
        </w:rPr>
        <w:t xml:space="preserve">Up, principal component analysis of the trancriptome secuencing of </w:t>
      </w:r>
      <w:r w:rsidRPr="00FD1FD0">
        <w:rPr>
          <w:rFonts w:ascii="Times New Roman" w:eastAsia="Palatino Linotype" w:hAnsi="Times New Roman" w:cs="Times New Roman"/>
          <w:i/>
          <w:iCs/>
          <w:kern w:val="0"/>
          <w:sz w:val="20"/>
          <w:szCs w:val="20"/>
          <w:lang w:val="en-US"/>
          <w14:ligatures w14:val="none"/>
        </w:rPr>
        <w:t>Exophiala mesophila</w:t>
      </w:r>
      <w:r w:rsidRPr="00FD1FD0">
        <w:rPr>
          <w:rFonts w:ascii="Times New Roman" w:eastAsia="Palatino Linotype" w:hAnsi="Times New Roman" w:cs="Times New Roman"/>
          <w:kern w:val="0"/>
          <w:sz w:val="20"/>
          <w:szCs w:val="20"/>
          <w:lang w:val="en-US"/>
          <w14:ligatures w14:val="none"/>
        </w:rPr>
        <w:t>. Down hetmap correlation of DEG between control without metal and the treatments As(V)/Cr(VI).</w:t>
      </w:r>
    </w:p>
    <w:p w14:paraId="6F1015DC" w14:textId="77777777" w:rsidR="00FD1FD0" w:rsidRPr="00CD2636" w:rsidRDefault="00FD1FD0" w:rsidP="00FD1FD0">
      <w:pPr>
        <w:rPr>
          <w:rFonts w:ascii="Times New Roman" w:hAnsi="Times New Roman" w:cs="Times New Roman"/>
          <w:lang w:val="en-US"/>
        </w:rPr>
      </w:pPr>
    </w:p>
    <w:p w14:paraId="26EF3B16" w14:textId="77777777" w:rsidR="00FD1FD0" w:rsidRPr="00FD1FD0" w:rsidRDefault="00FD1FD0" w:rsidP="00FD1FD0">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As expected, the gene expression profile in response to distinct culture conditions exhibited clear separation along the first two principal components (Figure 5). Differential gene expression (DEG) analysis between culture conditions identified distinct patterns. When comparing the expression profile under As(V) exposure (C1 versus T1), 1,134 genes were positively expressed (increased expression), while 7,922 were negatively expressed (decreased expression). Further analysis revealed 572 underexpressed and 562 overexpressed genes within the positively expressed group. The Cr(VI) expression profile (C1 vs. T2) showed that 3,773 genes were positively expressed, and 5,283 were negatively expressed. Among the positively expressed genes, 1,652 were underexpressed, and 2,121 were overexpressed. When comparing T1 and T2, 4,168 genes were positively expressed, and 4,888 were negatively expressed. Within the positively expressed group, 1,968 were underexpressed, and 2,200 were overexpressed (Figure 6).</w:t>
      </w:r>
    </w:p>
    <w:p w14:paraId="084C59B1" w14:textId="77777777" w:rsidR="00FD1FD0" w:rsidRPr="00CD2636" w:rsidRDefault="00FD1FD0" w:rsidP="00FD1FD0">
      <w:pPr>
        <w:rPr>
          <w:rFonts w:ascii="Times New Roman" w:hAnsi="Times New Roman" w:cs="Times New Roman"/>
          <w:lang w:val="en-US"/>
        </w:rPr>
      </w:pPr>
    </w:p>
    <w:p w14:paraId="7419881B" w14:textId="77777777" w:rsidR="00FD1FD0" w:rsidRPr="00CD2636" w:rsidRDefault="00FD1FD0" w:rsidP="00FD1FD0">
      <w:pPr>
        <w:rPr>
          <w:rFonts w:ascii="Times New Roman" w:hAnsi="Times New Roman" w:cs="Times New Roman"/>
          <w:lang w:val="en-US"/>
        </w:rPr>
      </w:pPr>
    </w:p>
    <w:p w14:paraId="7E43E446" w14:textId="77777777" w:rsidR="00FD1FD0" w:rsidRPr="00FD1FD0" w:rsidRDefault="00FD1FD0" w:rsidP="00FD1FD0">
      <w:pPr>
        <w:keepNext/>
        <w:spacing w:before="120" w:after="240" w:line="240" w:lineRule="auto"/>
        <w:jc w:val="both"/>
        <w:rPr>
          <w:rFonts w:ascii="Times New Roman" w:eastAsia="Aptos" w:hAnsi="Times New Roman" w:cs="Times New Roman"/>
          <w:kern w:val="0"/>
          <w:sz w:val="20"/>
          <w:szCs w:val="20"/>
          <w:lang w:val="en-US"/>
          <w14:ligatures w14:val="none"/>
        </w:rPr>
      </w:pPr>
      <w:bookmarkStart w:id="556" w:name="_Toc165370401"/>
      <w:r w:rsidRPr="00FD1FD0">
        <w:rPr>
          <w:rFonts w:ascii="Times New Roman" w:eastAsia="Aptos" w:hAnsi="Times New Roman" w:cs="Times New Roman"/>
          <w:b/>
          <w:bCs/>
          <w:kern w:val="0"/>
          <w:sz w:val="20"/>
          <w:szCs w:val="20"/>
          <w:lang w:val="en-US"/>
          <w14:ligatures w14:val="none"/>
        </w:rPr>
        <w:t xml:space="preserve">Figure </w:t>
      </w:r>
      <w:r w:rsidRPr="00FD1FD0">
        <w:rPr>
          <w:rFonts w:ascii="Times New Roman" w:eastAsia="Aptos" w:hAnsi="Times New Roman" w:cs="Times New Roman"/>
          <w:b/>
          <w:bCs/>
          <w:kern w:val="0"/>
          <w:sz w:val="20"/>
          <w:szCs w:val="20"/>
          <w:lang w:val="en-US"/>
          <w14:ligatures w14:val="none"/>
        </w:rPr>
        <w:fldChar w:fldCharType="begin"/>
      </w:r>
      <w:r w:rsidRPr="00FD1FD0">
        <w:rPr>
          <w:rFonts w:ascii="Times New Roman" w:eastAsia="Aptos" w:hAnsi="Times New Roman" w:cs="Times New Roman"/>
          <w:b/>
          <w:bCs/>
          <w:kern w:val="0"/>
          <w:sz w:val="20"/>
          <w:szCs w:val="20"/>
          <w:lang w:val="en-US"/>
          <w14:ligatures w14:val="none"/>
        </w:rPr>
        <w:instrText xml:space="preserve"> SEQ Figu \* ARABIC </w:instrText>
      </w:r>
      <w:r w:rsidRPr="00FD1FD0">
        <w:rPr>
          <w:rFonts w:ascii="Times New Roman" w:eastAsia="Aptos" w:hAnsi="Times New Roman" w:cs="Times New Roman"/>
          <w:b/>
          <w:bCs/>
          <w:kern w:val="0"/>
          <w:sz w:val="20"/>
          <w:szCs w:val="20"/>
          <w:lang w:val="en-US"/>
          <w14:ligatures w14:val="none"/>
        </w:rPr>
        <w:fldChar w:fldCharType="separate"/>
      </w:r>
      <w:r w:rsidRPr="00FD1FD0">
        <w:rPr>
          <w:rFonts w:ascii="Times New Roman" w:eastAsia="Aptos" w:hAnsi="Times New Roman" w:cs="Times New Roman"/>
          <w:b/>
          <w:bCs/>
          <w:noProof/>
          <w:kern w:val="0"/>
          <w:sz w:val="20"/>
          <w:szCs w:val="20"/>
          <w:lang w:val="en-US"/>
          <w14:ligatures w14:val="none"/>
        </w:rPr>
        <w:t>6</w:t>
      </w:r>
      <w:r w:rsidRPr="00FD1FD0">
        <w:rPr>
          <w:rFonts w:ascii="Times New Roman" w:eastAsia="Aptos" w:hAnsi="Times New Roman" w:cs="Times New Roman"/>
          <w:b/>
          <w:bCs/>
          <w:kern w:val="0"/>
          <w:sz w:val="20"/>
          <w:szCs w:val="20"/>
          <w:lang w:val="en-US"/>
          <w14:ligatures w14:val="none"/>
        </w:rPr>
        <w:fldChar w:fldCharType="end"/>
      </w:r>
      <w:r w:rsidRPr="00FD1FD0">
        <w:rPr>
          <w:rFonts w:ascii="Times New Roman" w:eastAsia="Aptos" w:hAnsi="Times New Roman" w:cs="Times New Roman"/>
          <w:b/>
          <w:bCs/>
          <w:kern w:val="0"/>
          <w:sz w:val="20"/>
          <w:szCs w:val="20"/>
          <w:lang w:val="en-US"/>
          <w14:ligatures w14:val="none"/>
        </w:rPr>
        <w:t xml:space="preserve">.  </w:t>
      </w:r>
      <w:r w:rsidRPr="00FD1FD0">
        <w:rPr>
          <w:rFonts w:ascii="Times New Roman" w:eastAsia="Aptos" w:hAnsi="Times New Roman" w:cs="Times New Roman"/>
          <w:kern w:val="0"/>
          <w:sz w:val="20"/>
          <w:szCs w:val="20"/>
          <w:lang w:val="en-US"/>
          <w14:ligatures w14:val="none"/>
        </w:rPr>
        <w:t xml:space="preserve">Volcano plot demonstrating the </w:t>
      </w:r>
      <w:r w:rsidRPr="00FD1FD0">
        <w:rPr>
          <w:rFonts w:ascii="Times New Roman" w:eastAsia="Aptos" w:hAnsi="Times New Roman" w:cs="Times New Roman"/>
          <w:i/>
          <w:iCs/>
          <w:kern w:val="0"/>
          <w:sz w:val="20"/>
          <w:szCs w:val="20"/>
          <w:lang w:val="en-US"/>
          <w14:ligatures w14:val="none"/>
        </w:rPr>
        <w:t>E. mesophila</w:t>
      </w:r>
      <w:r w:rsidRPr="00FD1FD0">
        <w:rPr>
          <w:rFonts w:ascii="Times New Roman" w:eastAsia="Aptos" w:hAnsi="Times New Roman" w:cs="Times New Roman"/>
          <w:kern w:val="0"/>
          <w:sz w:val="20"/>
          <w:szCs w:val="20"/>
          <w:lang w:val="en-US"/>
          <w14:ligatures w14:val="none"/>
        </w:rPr>
        <w:t xml:space="preserve"> genes displaying high expression profile (large fold change values) and high statistical significance (as evidenced by the p-values) in (As/Cr)-free vs. (As/Cr)-stressed conditions. The data for all detected transcripts were plotted as log</w:t>
      </w:r>
      <w:r w:rsidRPr="00FD1FD0">
        <w:rPr>
          <w:rFonts w:ascii="Times New Roman" w:eastAsia="Aptos" w:hAnsi="Times New Roman" w:cs="Times New Roman"/>
          <w:kern w:val="0"/>
          <w:sz w:val="20"/>
          <w:szCs w:val="20"/>
          <w:vertAlign w:val="subscript"/>
          <w:lang w:val="en-US"/>
          <w14:ligatures w14:val="none"/>
        </w:rPr>
        <w:t>2</w:t>
      </w:r>
      <w:r w:rsidRPr="00FD1FD0">
        <w:rPr>
          <w:rFonts w:ascii="Times New Roman" w:eastAsia="Aptos" w:hAnsi="Times New Roman" w:cs="Times New Roman"/>
          <w:kern w:val="0"/>
          <w:sz w:val="20"/>
          <w:szCs w:val="20"/>
          <w:lang w:val="en-US"/>
          <w14:ligatures w14:val="none"/>
        </w:rPr>
        <w:t xml:space="preserve"> fold change (x-axis), versus the −log</w:t>
      </w:r>
      <w:r w:rsidRPr="00FD1FD0">
        <w:rPr>
          <w:rFonts w:ascii="Times New Roman" w:eastAsia="Aptos" w:hAnsi="Times New Roman" w:cs="Times New Roman"/>
          <w:kern w:val="0"/>
          <w:sz w:val="20"/>
          <w:szCs w:val="20"/>
          <w:vertAlign w:val="subscript"/>
          <w:lang w:val="en-US"/>
          <w14:ligatures w14:val="none"/>
        </w:rPr>
        <w:t>10</w:t>
      </w:r>
      <w:r w:rsidRPr="00FD1FD0">
        <w:rPr>
          <w:rFonts w:ascii="Times New Roman" w:eastAsia="Aptos" w:hAnsi="Times New Roman" w:cs="Times New Roman"/>
          <w:kern w:val="0"/>
          <w:sz w:val="20"/>
          <w:szCs w:val="20"/>
          <w:lang w:val="en-US"/>
          <w14:ligatures w14:val="none"/>
        </w:rPr>
        <w:t xml:space="preserve"> of the adjusted p-value (y-axis). Genes significantly upregulated or downregulated (at least 4-fold at p &lt; 0.05)</w:t>
      </w:r>
      <w:bookmarkEnd w:id="556"/>
    </w:p>
    <w:p w14:paraId="08B00FCE" w14:textId="77777777" w:rsidR="00FD1FD0" w:rsidRPr="00FD1FD0" w:rsidRDefault="00FD1FD0" w:rsidP="00FD1FD0">
      <w:pPr>
        <w:spacing w:after="0" w:line="240" w:lineRule="auto"/>
        <w:rPr>
          <w:rFonts w:ascii="Times New Roman" w:eastAsia="Aptos" w:hAnsi="Times New Roman" w:cs="Times New Roman"/>
          <w:kern w:val="0"/>
          <w:szCs w:val="22"/>
          <w:lang w:val="en-US"/>
          <w14:ligatures w14:val="none"/>
        </w:rPr>
      </w:pPr>
    </w:p>
    <w:p w14:paraId="655B0E60" w14:textId="0EE0A565" w:rsidR="00FD1FD0" w:rsidRPr="00184E37" w:rsidRDefault="00FD1FD0" w:rsidP="00184E37">
      <w:pPr>
        <w:pStyle w:val="Prrafodelista"/>
        <w:keepNext/>
        <w:keepLines/>
        <w:numPr>
          <w:ilvl w:val="1"/>
          <w:numId w:val="6"/>
        </w:numPr>
        <w:spacing w:before="80" w:after="40" w:line="259" w:lineRule="auto"/>
        <w:outlineLvl w:val="3"/>
        <w:rPr>
          <w:rFonts w:ascii="Times New Roman" w:eastAsia="Cambria" w:hAnsi="Times New Roman" w:cs="Times New Roman"/>
          <w:i/>
          <w:iCs/>
          <w:sz w:val="20"/>
          <w:szCs w:val="22"/>
          <w:lang w:val="en-US"/>
        </w:rPr>
      </w:pPr>
      <w:r w:rsidRPr="00184E37">
        <w:rPr>
          <w:rFonts w:ascii="Times New Roman" w:eastAsia="Cambria" w:hAnsi="Times New Roman" w:cs="Times New Roman"/>
          <w:i/>
          <w:iCs/>
          <w:sz w:val="20"/>
          <w:szCs w:val="22"/>
          <w:lang w:val="en-US"/>
        </w:rPr>
        <w:t xml:space="preserve">GO and KEGG Pathway Enrichment Analysis of Differentially Expressed Genes </w:t>
      </w:r>
    </w:p>
    <w:p w14:paraId="71437015" w14:textId="77777777" w:rsidR="00FD1FD0" w:rsidRPr="00FD1FD0" w:rsidRDefault="00FD1FD0" w:rsidP="00FD1FD0">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During GO classification, each of the unigenes were classified based on three functional categories: molecular functions, biological processes and cellular components (p-value ≤ 0.01 and FDR ≤ 0.1), which were clustered into 15, 10 and 0 classifications, respectively in As(V)-exposure conditions, and into 22, 21 and 16 classifications for Cr(VI) exposure (Figure 7). KEGG pathway analysis was performed to identify metabolic routes associated with the DEGs. The DEGs were mapped into 126 and 356 enriched pathways for As(V) and Cr(VI). Eight significant enrichment pathways were identified (p-value &lt; 0.05 and FDR ≤ 0.1) and listed in Table 1.  During the analysis, pathways associated with human diseases were deliberately excluded.</w:t>
      </w:r>
    </w:p>
    <w:p w14:paraId="07E054D8" w14:textId="77777777" w:rsidR="00FD1FD0" w:rsidRPr="00CD2636" w:rsidRDefault="00FD1FD0" w:rsidP="00FD1FD0">
      <w:pPr>
        <w:rPr>
          <w:rFonts w:ascii="Times New Roman" w:hAnsi="Times New Roman" w:cs="Times New Roman"/>
          <w:lang w:val="en-US"/>
        </w:rPr>
      </w:pPr>
    </w:p>
    <w:p w14:paraId="4423932C" w14:textId="77777777" w:rsidR="00FD1FD0" w:rsidRPr="00CD2636" w:rsidRDefault="00FD1FD0" w:rsidP="00FD1FD0">
      <w:pPr>
        <w:rPr>
          <w:rFonts w:ascii="Times New Roman" w:hAnsi="Times New Roman" w:cs="Times New Roman"/>
          <w:lang w:val="en-US"/>
        </w:rPr>
      </w:pPr>
    </w:p>
    <w:p w14:paraId="23D1DB5F" w14:textId="77777777" w:rsidR="00FD1FD0" w:rsidRPr="00CD2636" w:rsidRDefault="00FD1FD0" w:rsidP="00FD1FD0">
      <w:pPr>
        <w:rPr>
          <w:rFonts w:ascii="Times New Roman" w:hAnsi="Times New Roman" w:cs="Times New Roman"/>
          <w:lang w:val="en-US"/>
        </w:rPr>
      </w:pPr>
    </w:p>
    <w:p w14:paraId="44D9A3ED" w14:textId="77777777" w:rsidR="00FD1FD0" w:rsidRPr="00CD2636" w:rsidRDefault="00FD1FD0" w:rsidP="00FD1FD0">
      <w:pPr>
        <w:rPr>
          <w:rFonts w:ascii="Times New Roman" w:hAnsi="Times New Roman" w:cs="Times New Roman"/>
          <w:lang w:val="en-US"/>
        </w:rPr>
      </w:pPr>
      <w:r w:rsidRPr="00CD2636">
        <w:rPr>
          <w:rFonts w:ascii="Times New Roman" w:hAnsi="Times New Roman" w:cs="Times New Roman"/>
          <w:lang w:val="en-US"/>
        </w:rPr>
        <w:t xml:space="preserve"> </w:t>
      </w:r>
    </w:p>
    <w:p w14:paraId="04B6F69F" w14:textId="77777777" w:rsidR="00FD1FD0" w:rsidRPr="00CD2636" w:rsidRDefault="00FD1FD0" w:rsidP="00FD1FD0">
      <w:pPr>
        <w:rPr>
          <w:rFonts w:ascii="Times New Roman" w:hAnsi="Times New Roman" w:cs="Times New Roman"/>
          <w:lang w:val="en-US"/>
        </w:rPr>
      </w:pPr>
    </w:p>
    <w:p w14:paraId="3027B052" w14:textId="2282CDFE" w:rsidR="00FD1FD0" w:rsidRPr="00CD2636" w:rsidRDefault="00FD1FD0" w:rsidP="00FD1FD0">
      <w:pPr>
        <w:rPr>
          <w:rFonts w:ascii="Times New Roman" w:hAnsi="Times New Roman" w:cs="Times New Roman"/>
          <w:lang w:val="en-US"/>
        </w:rPr>
      </w:pPr>
      <w:r w:rsidRPr="00CD2636">
        <w:rPr>
          <w:rFonts w:ascii="Times New Roman" w:hAnsi="Times New Roman" w:cs="Times New Roman"/>
          <w:lang w:val="en-US"/>
        </w:rPr>
        <w:tab/>
      </w:r>
    </w:p>
    <w:p w14:paraId="7DA3FA73" w14:textId="77777777" w:rsidR="00FD1FD0" w:rsidRPr="00CD2636" w:rsidRDefault="00FD1FD0" w:rsidP="00FD1FD0">
      <w:pPr>
        <w:rPr>
          <w:rFonts w:ascii="Times New Roman" w:hAnsi="Times New Roman" w:cs="Times New Roman"/>
          <w:lang w:val="en-US"/>
        </w:rPr>
      </w:pPr>
      <w:r w:rsidRPr="00CD2636">
        <w:rPr>
          <w:rFonts w:ascii="Times New Roman" w:hAnsi="Times New Roman" w:cs="Times New Roman"/>
          <w:lang w:val="en-US"/>
        </w:rPr>
        <w:t xml:space="preserve"> </w:t>
      </w:r>
    </w:p>
    <w:p w14:paraId="3F5A7048" w14:textId="77777777" w:rsidR="00FD1FD0" w:rsidRPr="00FD1FD0" w:rsidRDefault="00FD1FD0" w:rsidP="00FD1FD0">
      <w:pPr>
        <w:spacing w:line="259" w:lineRule="auto"/>
        <w:jc w:val="both"/>
        <w:rPr>
          <w:rFonts w:ascii="Times New Roman" w:eastAsia="Yu Gothic" w:hAnsi="Times New Roman" w:cs="Times New Roman"/>
          <w:sz w:val="20"/>
          <w:szCs w:val="20"/>
          <w:lang w:val="en-US"/>
        </w:rPr>
      </w:pPr>
    </w:p>
    <w:p w14:paraId="0B926096" w14:textId="70B54D8C" w:rsidR="00FD1FD0" w:rsidRPr="00184E37" w:rsidRDefault="00FD1FD0" w:rsidP="00184E37">
      <w:pPr>
        <w:pStyle w:val="Prrafodelista"/>
        <w:keepNext/>
        <w:keepLines/>
        <w:numPr>
          <w:ilvl w:val="1"/>
          <w:numId w:val="6"/>
        </w:numPr>
        <w:spacing w:before="80" w:after="40" w:line="259" w:lineRule="auto"/>
        <w:outlineLvl w:val="3"/>
        <w:rPr>
          <w:rFonts w:ascii="Times New Roman" w:eastAsia="Cambria" w:hAnsi="Times New Roman" w:cs="Times New Roman"/>
          <w:i/>
          <w:iCs/>
          <w:sz w:val="20"/>
          <w:szCs w:val="22"/>
          <w:lang w:val="en-US"/>
        </w:rPr>
      </w:pPr>
      <w:r w:rsidRPr="00184E37">
        <w:rPr>
          <w:rFonts w:ascii="Times New Roman" w:eastAsia="Cambria" w:hAnsi="Times New Roman" w:cs="Times New Roman"/>
          <w:i/>
          <w:iCs/>
          <w:sz w:val="20"/>
          <w:szCs w:val="22"/>
          <w:lang w:val="en-US"/>
        </w:rPr>
        <w:t>Fungal metallotolerance mechanisms</w:t>
      </w:r>
    </w:p>
    <w:p w14:paraId="3AC3F393" w14:textId="1DC0CE34" w:rsidR="00685D1C" w:rsidRPr="00685D1C" w:rsidRDefault="00685D1C" w:rsidP="00685D1C">
      <w:pPr>
        <w:pStyle w:val="NormalWeb"/>
        <w:jc w:val="both"/>
        <w:rPr>
          <w:rFonts w:eastAsia="Aptos"/>
          <w:i/>
          <w:iCs/>
          <w:kern w:val="2"/>
          <w:sz w:val="20"/>
          <w:szCs w:val="20"/>
          <w:lang w:val="en-US" w:eastAsia="en-US"/>
          <w14:ligatures w14:val="standardContextual"/>
        </w:rPr>
      </w:pPr>
      <w:r w:rsidRPr="00685D1C">
        <w:rPr>
          <w:rFonts w:eastAsia="Aptos"/>
          <w:i/>
          <w:iCs/>
          <w:kern w:val="2"/>
          <w:sz w:val="20"/>
          <w:szCs w:val="20"/>
          <w:lang w:val="en-US" w:eastAsia="en-US"/>
          <w14:ligatures w14:val="standardContextual"/>
        </w:rPr>
        <w:t>Arsenic (V) exposed</w:t>
      </w:r>
    </w:p>
    <w:p w14:paraId="44C0D80E" w14:textId="1B6CDF6C" w:rsidR="00685D1C" w:rsidRPr="00685D1C" w:rsidRDefault="00685D1C" w:rsidP="00685D1C">
      <w:pPr>
        <w:pStyle w:val="NormalWeb"/>
        <w:jc w:val="both"/>
        <w:rPr>
          <w:rFonts w:eastAsia="Aptos"/>
          <w:kern w:val="2"/>
          <w:sz w:val="20"/>
          <w:szCs w:val="20"/>
          <w:lang w:val="en-US" w:eastAsia="en-US"/>
          <w14:ligatures w14:val="standardContextual"/>
        </w:rPr>
      </w:pPr>
      <w:r w:rsidRPr="00685D1C">
        <w:rPr>
          <w:rFonts w:eastAsia="Aptos"/>
          <w:kern w:val="2"/>
          <w:sz w:val="20"/>
          <w:szCs w:val="20"/>
          <w:lang w:val="en-US" w:eastAsia="en-US"/>
          <w14:ligatures w14:val="standardContextual"/>
        </w:rPr>
        <w:t xml:space="preserve">GO analysis of differentially expressed genes (DEGs) in As(V)-exposed samples revealed a significant enrichment of terms related to small molecule metabolism in the biological process category. Specifically, enriched terms included </w:t>
      </w:r>
      <w:r w:rsidRPr="00685D1C">
        <w:rPr>
          <w:rFonts w:eastAsia="Aptos"/>
          <w:i/>
          <w:iCs/>
          <w:kern w:val="2"/>
          <w:sz w:val="20"/>
          <w:szCs w:val="20"/>
          <w:lang w:val="en-US" w:eastAsia="en-US"/>
          <w14:ligatures w14:val="standardContextual"/>
        </w:rPr>
        <w:t>carboxylic acid metabolic process</w:t>
      </w:r>
      <w:r w:rsidRPr="00685D1C">
        <w:rPr>
          <w:rFonts w:eastAsia="Aptos"/>
          <w:kern w:val="2"/>
          <w:sz w:val="20"/>
          <w:szCs w:val="20"/>
          <w:lang w:val="en-US" w:eastAsia="en-US"/>
          <w14:ligatures w14:val="standardContextual"/>
        </w:rPr>
        <w:t xml:space="preserve">, </w:t>
      </w:r>
      <w:r w:rsidRPr="00685D1C">
        <w:rPr>
          <w:rFonts w:eastAsia="Aptos"/>
          <w:i/>
          <w:iCs/>
          <w:kern w:val="2"/>
          <w:sz w:val="20"/>
          <w:szCs w:val="20"/>
          <w:lang w:val="en-US" w:eastAsia="en-US"/>
          <w14:ligatures w14:val="standardContextual"/>
        </w:rPr>
        <w:t>organic acid metabolic process</w:t>
      </w:r>
      <w:r w:rsidRPr="00685D1C">
        <w:rPr>
          <w:rFonts w:eastAsia="Aptos"/>
          <w:kern w:val="2"/>
          <w:sz w:val="20"/>
          <w:szCs w:val="20"/>
          <w:lang w:val="en-US" w:eastAsia="en-US"/>
          <w14:ligatures w14:val="standardContextual"/>
        </w:rPr>
        <w:t xml:space="preserve">, and </w:t>
      </w:r>
      <w:r w:rsidRPr="00685D1C">
        <w:rPr>
          <w:rFonts w:eastAsia="Aptos"/>
          <w:i/>
          <w:iCs/>
          <w:kern w:val="2"/>
          <w:sz w:val="20"/>
          <w:szCs w:val="20"/>
          <w:lang w:val="en-US" w:eastAsia="en-US"/>
          <w14:ligatures w14:val="standardContextual"/>
        </w:rPr>
        <w:t>oxoacid metabolic process</w:t>
      </w:r>
      <w:r w:rsidRPr="00685D1C">
        <w:rPr>
          <w:rFonts w:eastAsia="Aptos"/>
          <w:kern w:val="2"/>
          <w:sz w:val="20"/>
          <w:szCs w:val="20"/>
          <w:lang w:val="en-US" w:eastAsia="en-US"/>
          <w14:ligatures w14:val="standardContextual"/>
        </w:rPr>
        <w:t xml:space="preserve"> (Figure 7a-b). In the molecular function category, the analysis highlighted enriched terms associated with energy metabolism and transport, such as </w:t>
      </w:r>
      <w:r w:rsidRPr="0072609A">
        <w:rPr>
          <w:rFonts w:eastAsia="Aptos"/>
          <w:kern w:val="2"/>
          <w:sz w:val="20"/>
          <w:szCs w:val="20"/>
          <w:lang w:val="en-US" w:eastAsia="en-US"/>
          <w14:ligatures w14:val="standardContextual"/>
        </w:rPr>
        <w:t xml:space="preserve">ATP hydrolysis activity, transmembrane transporter activity, and active transmembrane transporter activity. </w:t>
      </w:r>
      <w:r w:rsidRPr="00685D1C">
        <w:rPr>
          <w:rFonts w:eastAsia="Aptos"/>
          <w:kern w:val="2"/>
          <w:sz w:val="20"/>
          <w:szCs w:val="20"/>
          <w:lang w:val="en-US" w:eastAsia="en-US"/>
          <w14:ligatures w14:val="standardContextual"/>
        </w:rPr>
        <w:t>Notably, GO terms associated with cellular processes were not significantly enriched.</w:t>
      </w:r>
    </w:p>
    <w:p w14:paraId="28079351" w14:textId="15E4FD39" w:rsidR="00685D1C" w:rsidRDefault="00685D1C" w:rsidP="00685D1C">
      <w:pPr>
        <w:pStyle w:val="NormalWeb"/>
        <w:jc w:val="both"/>
        <w:rPr>
          <w:rFonts w:eastAsia="Aptos"/>
          <w:kern w:val="2"/>
          <w:sz w:val="20"/>
          <w:szCs w:val="20"/>
          <w:lang w:val="en-US" w:eastAsia="en-US"/>
          <w14:ligatures w14:val="standardContextual"/>
        </w:rPr>
      </w:pPr>
      <w:r w:rsidRPr="00685D1C">
        <w:rPr>
          <w:rFonts w:eastAsia="Aptos"/>
          <w:kern w:val="2"/>
          <w:sz w:val="20"/>
          <w:szCs w:val="20"/>
          <w:lang w:val="en-US" w:eastAsia="en-US"/>
          <w14:ligatures w14:val="standardContextual"/>
        </w:rPr>
        <w:t>Among the DEGs, a cluster of over 90 genes was identified, which were associated with functions relevant to heavy metal tolerance. These functions included major facilitator superfamily (MFS-type transport), ATP-binding cassette (ABC) transporter activity, ferric chelate reductase and ferric/cupric reductase activities, cation binding (Na</w:t>
      </w:r>
      <w:r w:rsidRPr="00685D1C">
        <w:rPr>
          <w:rFonts w:eastAsia="Aptos"/>
          <w:kern w:val="2"/>
          <w:sz w:val="20"/>
          <w:szCs w:val="20"/>
          <w:vertAlign w:val="superscript"/>
          <w:lang w:val="en-US" w:eastAsia="en-US"/>
          <w14:ligatures w14:val="standardContextual"/>
        </w:rPr>
        <w:t>+</w:t>
      </w:r>
      <w:r w:rsidRPr="00685D1C">
        <w:rPr>
          <w:rFonts w:eastAsia="Aptos"/>
          <w:kern w:val="2"/>
          <w:sz w:val="20"/>
          <w:szCs w:val="20"/>
          <w:lang w:val="en-US" w:eastAsia="en-US"/>
          <w14:ligatures w14:val="standardContextual"/>
        </w:rPr>
        <w:t>, K</w:t>
      </w:r>
      <w:r w:rsidRPr="00685D1C">
        <w:rPr>
          <w:rFonts w:eastAsia="Aptos"/>
          <w:kern w:val="2"/>
          <w:sz w:val="20"/>
          <w:szCs w:val="20"/>
          <w:vertAlign w:val="superscript"/>
          <w:lang w:val="en-US" w:eastAsia="en-US"/>
          <w14:ligatures w14:val="standardContextual"/>
        </w:rPr>
        <w:t>+</w:t>
      </w:r>
      <w:r w:rsidRPr="00685D1C">
        <w:rPr>
          <w:rFonts w:eastAsia="Aptos"/>
          <w:kern w:val="2"/>
          <w:sz w:val="20"/>
          <w:szCs w:val="20"/>
          <w:lang w:val="en-US" w:eastAsia="en-US"/>
          <w14:ligatures w14:val="standardContextual"/>
        </w:rPr>
        <w:t>, Ca</w:t>
      </w:r>
      <w:r w:rsidRPr="00685D1C">
        <w:rPr>
          <w:rFonts w:eastAsia="Aptos"/>
          <w:kern w:val="2"/>
          <w:sz w:val="20"/>
          <w:szCs w:val="20"/>
          <w:vertAlign w:val="subscript"/>
          <w:lang w:val="en-US" w:eastAsia="en-US"/>
          <w14:ligatures w14:val="standardContextual"/>
        </w:rPr>
        <w:t>2</w:t>
      </w:r>
      <w:r w:rsidRPr="00685D1C">
        <w:rPr>
          <w:rFonts w:eastAsia="Aptos"/>
          <w:kern w:val="2"/>
          <w:sz w:val="20"/>
          <w:szCs w:val="20"/>
          <w:vertAlign w:val="superscript"/>
          <w:lang w:val="en-US" w:eastAsia="en-US"/>
          <w14:ligatures w14:val="standardContextual"/>
        </w:rPr>
        <w:t>+</w:t>
      </w:r>
      <w:r w:rsidRPr="00685D1C">
        <w:rPr>
          <w:rFonts w:eastAsia="Aptos"/>
          <w:kern w:val="2"/>
          <w:sz w:val="20"/>
          <w:szCs w:val="20"/>
          <w:lang w:val="en-US" w:eastAsia="en-US"/>
          <w14:ligatures w14:val="standardContextual"/>
        </w:rPr>
        <w:t>), vacuolar localization, and hemerythrin HHE cation binding.</w:t>
      </w:r>
      <w:r>
        <w:rPr>
          <w:rFonts w:eastAsia="Aptos"/>
          <w:kern w:val="2"/>
          <w:sz w:val="20"/>
          <w:szCs w:val="20"/>
          <w:lang w:val="en-US" w:eastAsia="en-US"/>
          <w14:ligatures w14:val="standardContextual"/>
        </w:rPr>
        <w:t xml:space="preserve"> </w:t>
      </w:r>
      <w:r w:rsidRPr="00685D1C">
        <w:rPr>
          <w:rFonts w:eastAsia="Aptos"/>
          <w:kern w:val="2"/>
          <w:sz w:val="20"/>
          <w:szCs w:val="20"/>
          <w:lang w:val="en-US" w:eastAsia="en-US"/>
          <w14:ligatures w14:val="standardContextual"/>
        </w:rPr>
        <w:t xml:space="preserve">In the context of oxidative stress, key genes such </w:t>
      </w:r>
      <w:r w:rsidRPr="00D75722">
        <w:rPr>
          <w:rFonts w:eastAsia="Aptos"/>
          <w:kern w:val="2"/>
          <w:sz w:val="20"/>
          <w:szCs w:val="20"/>
          <w:lang w:val="en-US" w:eastAsia="en-US"/>
          <w14:ligatures w14:val="standardContextual"/>
        </w:rPr>
        <w:t>as superoxide dismutase (SOD2), glutathione synthetase, and glutathione S-transferase</w:t>
      </w:r>
      <w:r w:rsidRPr="00685D1C">
        <w:rPr>
          <w:rFonts w:eastAsia="Aptos"/>
          <w:kern w:val="2"/>
          <w:sz w:val="20"/>
          <w:szCs w:val="20"/>
          <w:lang w:val="en-US" w:eastAsia="en-US"/>
          <w14:ligatures w14:val="standardContextual"/>
        </w:rPr>
        <w:t xml:space="preserve"> were highlighted, with less statistically significant occurrences of </w:t>
      </w:r>
      <w:r w:rsidRPr="00D75722">
        <w:rPr>
          <w:rFonts w:eastAsia="Aptos"/>
          <w:kern w:val="2"/>
          <w:sz w:val="20"/>
          <w:szCs w:val="20"/>
          <w:lang w:val="en-US" w:eastAsia="en-US"/>
          <w14:ligatures w14:val="standardContextual"/>
        </w:rPr>
        <w:t>catalase (CAT) and thioredoxin peroxidase.</w:t>
      </w:r>
      <w:r w:rsidRPr="00685D1C">
        <w:rPr>
          <w:rFonts w:eastAsia="Aptos"/>
          <w:kern w:val="2"/>
          <w:sz w:val="20"/>
          <w:szCs w:val="20"/>
          <w:lang w:val="en-US" w:eastAsia="en-US"/>
          <w14:ligatures w14:val="standardContextual"/>
        </w:rPr>
        <w:t xml:space="preserve"> Regarding metabolic regulation and DNA damage, the differentially expressed genes included those related to </w:t>
      </w:r>
      <w:r w:rsidRPr="00D75722">
        <w:rPr>
          <w:rFonts w:eastAsia="Aptos"/>
          <w:kern w:val="2"/>
          <w:sz w:val="20"/>
          <w:szCs w:val="20"/>
          <w:lang w:val="en-US" w:eastAsia="en-US"/>
          <w14:ligatures w14:val="standardContextual"/>
        </w:rPr>
        <w:t>aspartate aminotransferase</w:t>
      </w:r>
      <w:r w:rsidRPr="00685D1C">
        <w:rPr>
          <w:rFonts w:eastAsia="Aptos"/>
          <w:kern w:val="2"/>
          <w:sz w:val="20"/>
          <w:szCs w:val="20"/>
          <w:lang w:val="en-US" w:eastAsia="en-US"/>
          <w14:ligatures w14:val="standardContextual"/>
        </w:rPr>
        <w:t xml:space="preserve">, proteins involved in DNA regulation (e.g., </w:t>
      </w:r>
      <w:r w:rsidRPr="00685D1C">
        <w:rPr>
          <w:rFonts w:eastAsia="Aptos"/>
          <w:i/>
          <w:iCs/>
          <w:kern w:val="2"/>
          <w:sz w:val="20"/>
          <w:szCs w:val="20"/>
          <w:lang w:val="en-US" w:eastAsia="en-US"/>
          <w14:ligatures w14:val="standardContextual"/>
        </w:rPr>
        <w:t>Rad50</w:t>
      </w:r>
      <w:r w:rsidRPr="00685D1C">
        <w:rPr>
          <w:rFonts w:eastAsia="Aptos"/>
          <w:kern w:val="2"/>
          <w:sz w:val="20"/>
          <w:szCs w:val="20"/>
          <w:lang w:val="en-US" w:eastAsia="en-US"/>
          <w14:ligatures w14:val="standardContextual"/>
        </w:rPr>
        <w:t xml:space="preserve">, </w:t>
      </w:r>
      <w:r w:rsidRPr="00685D1C">
        <w:rPr>
          <w:rFonts w:eastAsia="Aptos"/>
          <w:i/>
          <w:iCs/>
          <w:kern w:val="2"/>
          <w:sz w:val="20"/>
          <w:szCs w:val="20"/>
          <w:lang w:val="en-US" w:eastAsia="en-US"/>
          <w14:ligatures w14:val="standardContextual"/>
        </w:rPr>
        <w:t>polymerases</w:t>
      </w:r>
      <w:r w:rsidRPr="00685D1C">
        <w:rPr>
          <w:rFonts w:eastAsia="Aptos"/>
          <w:kern w:val="2"/>
          <w:sz w:val="20"/>
          <w:szCs w:val="20"/>
          <w:lang w:val="en-US" w:eastAsia="en-US"/>
          <w14:ligatures w14:val="standardContextual"/>
        </w:rPr>
        <w:t>), and mitochondrial proteins associated with energy conservation (see Table S).</w:t>
      </w:r>
    </w:p>
    <w:p w14:paraId="7855E4D2" w14:textId="77777777" w:rsidR="00685D1C" w:rsidRPr="00FD1FD0" w:rsidRDefault="00685D1C" w:rsidP="00685D1C">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KEGG pathway analysis (Figure 7c), identified several significantly enriched pathways, including thermogenesis, pyrimidine metabolism, proteasome, oxidative phosphorylation, nucleotide excision repair, glyoxylate metabolism, dicarboxylate metabolism, and autophagy (yeast) (Figure X). However, these enriched pathways were associated with a relatively low number of expressed genes. To further investigate the As(V) resistance mechanism, a detailed analysis of genes related to heavy metal tolerance was conducted.  These genes included those involved in metal binding and transport, transferase activity (nitrogenous group transfer), ferric-chelate reductase activity, methylation, DNA repair, superoxide dismutase, and cell wall metabolic processes (</w:t>
      </w:r>
      <w:r w:rsidRPr="000A08AF">
        <w:rPr>
          <w:rFonts w:ascii="Times New Roman" w:eastAsia="Aptos" w:hAnsi="Times New Roman" w:cs="Times New Roman"/>
          <w:sz w:val="20"/>
          <w:szCs w:val="20"/>
          <w:highlight w:val="yellow"/>
          <w:lang w:val="en-US"/>
        </w:rPr>
        <w:t>listed in Table).</w:t>
      </w:r>
    </w:p>
    <w:p w14:paraId="26D566AF" w14:textId="6A8D212F" w:rsidR="00685D1C" w:rsidRPr="00685D1C" w:rsidRDefault="00685D1C" w:rsidP="00685D1C">
      <w:pPr>
        <w:pStyle w:val="NormalWeb"/>
        <w:jc w:val="both"/>
        <w:rPr>
          <w:rFonts w:eastAsia="Aptos"/>
          <w:i/>
          <w:iCs/>
          <w:kern w:val="2"/>
          <w:sz w:val="20"/>
          <w:szCs w:val="20"/>
          <w:lang w:val="en-US" w:eastAsia="en-US"/>
          <w14:ligatures w14:val="standardContextual"/>
        </w:rPr>
      </w:pPr>
      <w:r w:rsidRPr="00685D1C">
        <w:rPr>
          <w:rFonts w:eastAsia="Aptos"/>
          <w:i/>
          <w:iCs/>
          <w:kern w:val="2"/>
          <w:sz w:val="20"/>
          <w:szCs w:val="20"/>
          <w:lang w:val="en-US" w:eastAsia="en-US"/>
          <w14:ligatures w14:val="standardContextual"/>
        </w:rPr>
        <w:t>Chromium (VI) exposed</w:t>
      </w:r>
    </w:p>
    <w:p w14:paraId="3309ADE1" w14:textId="5D0ACB56" w:rsidR="003C4210" w:rsidRPr="00CD2636" w:rsidRDefault="003C4210" w:rsidP="003C4210">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GO</w:t>
      </w:r>
      <w:r>
        <w:rPr>
          <w:rFonts w:ascii="Times New Roman" w:eastAsia="Aptos" w:hAnsi="Times New Roman" w:cs="Times New Roman"/>
          <w:sz w:val="20"/>
          <w:szCs w:val="20"/>
          <w:lang w:val="en-US"/>
        </w:rPr>
        <w:t xml:space="preserve"> </w:t>
      </w:r>
      <w:r w:rsidRPr="00CD2636">
        <w:rPr>
          <w:rFonts w:ascii="Times New Roman" w:eastAsia="Aptos" w:hAnsi="Times New Roman" w:cs="Times New Roman"/>
          <w:sz w:val="20"/>
          <w:szCs w:val="20"/>
          <w:lang w:val="en-US"/>
        </w:rPr>
        <w:t xml:space="preserve">enrichment analysis of differentially expressed genes (DEGs) in Cr(VI)-exposed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revealed associations with diverse genetic functions categorized under cellular component, molecular function, and biological processes (Figure 8 a-b). Positively regulated DEGs across all treatments were significantly enriched in biological processes primarily involving localization, transport, catabolic </w:t>
      </w:r>
      <w:r w:rsidR="0072609A" w:rsidRPr="00CD2636">
        <w:rPr>
          <w:rFonts w:ascii="Times New Roman" w:eastAsia="Aptos" w:hAnsi="Times New Roman" w:cs="Times New Roman"/>
          <w:sz w:val="20"/>
          <w:szCs w:val="20"/>
          <w:lang w:val="en-US"/>
        </w:rPr>
        <w:t>processes</w:t>
      </w:r>
      <w:r w:rsidRPr="00CD2636">
        <w:rPr>
          <w:rFonts w:ascii="Times New Roman" w:eastAsia="Aptos" w:hAnsi="Times New Roman" w:cs="Times New Roman"/>
          <w:sz w:val="20"/>
          <w:szCs w:val="20"/>
          <w:lang w:val="en-US"/>
        </w:rPr>
        <w:t>, response to stress, and cellular response to DNA damage stimulus. Enriched molecular functions included ion transmembrane transporter activity, peptidase activity, structural molecule activity, and ATP hydrolysis activity. At the cellular component level, enriched terms encompassed cell periphery, cytoskeleton, peptidase complex, proteasome complex, and supramolecular polymer.</w:t>
      </w:r>
    </w:p>
    <w:p w14:paraId="166438EE" w14:textId="257DEBD7" w:rsidR="000850AF" w:rsidRDefault="000850AF" w:rsidP="000850AF">
      <w:pPr>
        <w:spacing w:line="259" w:lineRule="auto"/>
        <w:jc w:val="both"/>
        <w:rPr>
          <w:rFonts w:ascii="Times New Roman" w:eastAsia="Aptos" w:hAnsi="Times New Roman" w:cs="Times New Roman"/>
          <w:sz w:val="20"/>
          <w:szCs w:val="20"/>
          <w:lang w:val="en-US"/>
        </w:rPr>
      </w:pPr>
      <w:r w:rsidRPr="000850AF">
        <w:rPr>
          <w:rFonts w:ascii="Times New Roman" w:eastAsia="Aptos" w:hAnsi="Times New Roman" w:cs="Times New Roman"/>
          <w:sz w:val="20"/>
          <w:szCs w:val="20"/>
          <w:lang w:val="en-US"/>
        </w:rPr>
        <w:t xml:space="preserve">Unigenes associated with the induction of tolerance and detoxification of inorganic compounds were identified in the expression of genes encoding proteins involved in transport processes, including </w:t>
      </w:r>
      <w:r w:rsidR="00A835FD">
        <w:rPr>
          <w:rFonts w:ascii="Times New Roman" w:eastAsia="Aptos" w:hAnsi="Times New Roman" w:cs="Times New Roman"/>
          <w:sz w:val="20"/>
          <w:szCs w:val="20"/>
          <w:lang w:val="en-US"/>
        </w:rPr>
        <w:t>electron carrier (ETC), p</w:t>
      </w:r>
      <w:r w:rsidRPr="000850AF">
        <w:rPr>
          <w:rFonts w:ascii="Times New Roman" w:eastAsia="Aptos" w:hAnsi="Times New Roman" w:cs="Times New Roman"/>
          <w:sz w:val="20"/>
          <w:szCs w:val="20"/>
          <w:lang w:val="en-US"/>
        </w:rPr>
        <w:t xml:space="preserve">otassium/sodium efflux P-type ATPase, </w:t>
      </w:r>
      <w:r w:rsidR="00A835FD" w:rsidRPr="000850AF">
        <w:rPr>
          <w:rFonts w:ascii="Times New Roman" w:eastAsia="Aptos" w:hAnsi="Times New Roman" w:cs="Times New Roman"/>
          <w:sz w:val="20"/>
          <w:szCs w:val="20"/>
          <w:lang w:val="en-US"/>
        </w:rPr>
        <w:t>Cu</w:t>
      </w:r>
      <w:r w:rsidR="00A835FD" w:rsidRPr="00A835FD">
        <w:rPr>
          <w:rFonts w:ascii="Times New Roman" w:eastAsia="Aptos" w:hAnsi="Times New Roman" w:cs="Times New Roman"/>
          <w:sz w:val="20"/>
          <w:szCs w:val="20"/>
          <w:vertAlign w:val="superscript"/>
          <w:lang w:val="en-US"/>
        </w:rPr>
        <w:t>2+</w:t>
      </w:r>
      <w:r w:rsidR="00A835FD" w:rsidRPr="000850AF">
        <w:rPr>
          <w:rFonts w:ascii="Times New Roman" w:eastAsia="Aptos" w:hAnsi="Times New Roman" w:cs="Times New Roman"/>
          <w:sz w:val="20"/>
          <w:szCs w:val="20"/>
          <w:lang w:val="en-US"/>
        </w:rPr>
        <w:t>-</w:t>
      </w:r>
      <w:r w:rsidRPr="000850AF">
        <w:rPr>
          <w:rFonts w:ascii="Times New Roman" w:eastAsia="Aptos" w:hAnsi="Times New Roman" w:cs="Times New Roman"/>
          <w:sz w:val="20"/>
          <w:szCs w:val="20"/>
          <w:lang w:val="en-US"/>
        </w:rPr>
        <w:t>translocating P-type ATPase, and Cu</w:t>
      </w:r>
      <w:r w:rsidRPr="00A835FD">
        <w:rPr>
          <w:rFonts w:ascii="Times New Roman" w:eastAsia="Aptos" w:hAnsi="Times New Roman" w:cs="Times New Roman"/>
          <w:sz w:val="20"/>
          <w:szCs w:val="20"/>
          <w:vertAlign w:val="superscript"/>
          <w:lang w:val="en-US"/>
        </w:rPr>
        <w:t>2+</w:t>
      </w:r>
      <w:r w:rsidRPr="000850AF">
        <w:rPr>
          <w:rFonts w:ascii="Times New Roman" w:eastAsia="Aptos" w:hAnsi="Times New Roman" w:cs="Times New Roman"/>
          <w:sz w:val="20"/>
          <w:szCs w:val="20"/>
          <w:lang w:val="en-US"/>
        </w:rPr>
        <w:t xml:space="preserve">-transporting P-type ATPase. Additionally, proteins such as </w:t>
      </w:r>
      <w:r w:rsidR="000C2FB4">
        <w:rPr>
          <w:rFonts w:ascii="Times New Roman" w:eastAsia="Aptos" w:hAnsi="Times New Roman" w:cs="Times New Roman"/>
          <w:sz w:val="20"/>
          <w:szCs w:val="20"/>
          <w:lang w:val="en-US"/>
        </w:rPr>
        <w:t>c</w:t>
      </w:r>
      <w:r w:rsidRPr="000850AF">
        <w:rPr>
          <w:rFonts w:ascii="Times New Roman" w:eastAsia="Aptos" w:hAnsi="Times New Roman" w:cs="Times New Roman"/>
          <w:sz w:val="20"/>
          <w:szCs w:val="20"/>
          <w:lang w:val="en-US"/>
        </w:rPr>
        <w:t xml:space="preserve">atalase (CAT) and </w:t>
      </w:r>
      <w:r w:rsidR="000C2FB4">
        <w:rPr>
          <w:rFonts w:ascii="Times New Roman" w:eastAsia="Aptos" w:hAnsi="Times New Roman" w:cs="Times New Roman"/>
          <w:sz w:val="20"/>
          <w:szCs w:val="20"/>
          <w:lang w:val="en-US"/>
        </w:rPr>
        <w:t>n</w:t>
      </w:r>
      <w:r w:rsidRPr="000850AF">
        <w:rPr>
          <w:rFonts w:ascii="Times New Roman" w:eastAsia="Aptos" w:hAnsi="Times New Roman" w:cs="Times New Roman"/>
          <w:sz w:val="20"/>
          <w:szCs w:val="20"/>
          <w:lang w:val="en-US"/>
        </w:rPr>
        <w:t xml:space="preserve">itric </w:t>
      </w:r>
      <w:r w:rsidR="000C2FB4">
        <w:rPr>
          <w:rFonts w:ascii="Times New Roman" w:eastAsia="Aptos" w:hAnsi="Times New Roman" w:cs="Times New Roman"/>
          <w:sz w:val="20"/>
          <w:szCs w:val="20"/>
          <w:lang w:val="en-US"/>
        </w:rPr>
        <w:t>o</w:t>
      </w:r>
      <w:r w:rsidRPr="000850AF">
        <w:rPr>
          <w:rFonts w:ascii="Times New Roman" w:eastAsia="Aptos" w:hAnsi="Times New Roman" w:cs="Times New Roman"/>
          <w:sz w:val="20"/>
          <w:szCs w:val="20"/>
          <w:lang w:val="en-US"/>
        </w:rPr>
        <w:t xml:space="preserve">xide </w:t>
      </w:r>
      <w:r w:rsidR="000C2FB4">
        <w:rPr>
          <w:rFonts w:ascii="Times New Roman" w:eastAsia="Aptos" w:hAnsi="Times New Roman" w:cs="Times New Roman"/>
          <w:sz w:val="20"/>
          <w:szCs w:val="20"/>
          <w:lang w:val="en-US"/>
        </w:rPr>
        <w:t>r</w:t>
      </w:r>
      <w:r w:rsidRPr="000850AF">
        <w:rPr>
          <w:rFonts w:ascii="Times New Roman" w:eastAsia="Aptos" w:hAnsi="Times New Roman" w:cs="Times New Roman"/>
          <w:sz w:val="20"/>
          <w:szCs w:val="20"/>
          <w:lang w:val="en-US"/>
        </w:rPr>
        <w:t>eductase may play crucial roles in mitigating oxidative stress induced by Cr(VI).</w:t>
      </w:r>
      <w:r>
        <w:rPr>
          <w:rFonts w:ascii="Times New Roman" w:eastAsia="Aptos" w:hAnsi="Times New Roman" w:cs="Times New Roman"/>
          <w:sz w:val="20"/>
          <w:szCs w:val="20"/>
          <w:lang w:val="en-US"/>
        </w:rPr>
        <w:t xml:space="preserve"> </w:t>
      </w:r>
      <w:r w:rsidRPr="000850AF">
        <w:rPr>
          <w:rFonts w:ascii="Times New Roman" w:eastAsia="Aptos" w:hAnsi="Times New Roman" w:cs="Times New Roman"/>
          <w:sz w:val="20"/>
          <w:szCs w:val="20"/>
          <w:lang w:val="en-US"/>
        </w:rPr>
        <w:t xml:space="preserve">Proteins involved in energy production under stress conditions caused by the presence of Cr(VI) were identified in the upregulated expression of genes encoding </w:t>
      </w:r>
      <w:r w:rsidR="000C2FB4">
        <w:rPr>
          <w:rFonts w:ascii="Times New Roman" w:eastAsia="Aptos" w:hAnsi="Times New Roman" w:cs="Times New Roman"/>
          <w:sz w:val="20"/>
          <w:szCs w:val="20"/>
          <w:lang w:val="en-US"/>
        </w:rPr>
        <w:t>s</w:t>
      </w:r>
      <w:r w:rsidRPr="000850AF">
        <w:rPr>
          <w:rFonts w:ascii="Times New Roman" w:eastAsia="Aptos" w:hAnsi="Times New Roman" w:cs="Times New Roman"/>
          <w:sz w:val="20"/>
          <w:szCs w:val="20"/>
          <w:lang w:val="en-US"/>
        </w:rPr>
        <w:t>uccinate dehydrogenase [ubiquinone] iron-sulfur subunit, NADH dehydrogenase [ubiquinone], and NADH-ubiquinone oxidoreductase.</w:t>
      </w:r>
      <w:r>
        <w:rPr>
          <w:rFonts w:ascii="Times New Roman" w:eastAsia="Aptos" w:hAnsi="Times New Roman" w:cs="Times New Roman"/>
          <w:sz w:val="20"/>
          <w:szCs w:val="20"/>
          <w:lang w:val="en-US"/>
        </w:rPr>
        <w:t xml:space="preserve"> </w:t>
      </w:r>
      <w:r w:rsidRPr="000850AF">
        <w:rPr>
          <w:rFonts w:ascii="Times New Roman" w:eastAsia="Aptos" w:hAnsi="Times New Roman" w:cs="Times New Roman"/>
          <w:sz w:val="20"/>
          <w:szCs w:val="20"/>
          <w:lang w:val="en-US"/>
        </w:rPr>
        <w:t xml:space="preserve">For DNA repair and maintenance processes, proteins such as Cell separation during budding, L-serine ammonia-lyase, and </w:t>
      </w:r>
      <w:r w:rsidR="000C2FB4">
        <w:rPr>
          <w:rFonts w:ascii="Times New Roman" w:eastAsia="Aptos" w:hAnsi="Times New Roman" w:cs="Times New Roman"/>
          <w:sz w:val="20"/>
          <w:szCs w:val="20"/>
          <w:lang w:val="en-US"/>
        </w:rPr>
        <w:t>f</w:t>
      </w:r>
      <w:r w:rsidRPr="000850AF">
        <w:rPr>
          <w:rFonts w:ascii="Times New Roman" w:eastAsia="Aptos" w:hAnsi="Times New Roman" w:cs="Times New Roman"/>
          <w:sz w:val="20"/>
          <w:szCs w:val="20"/>
          <w:lang w:val="en-US"/>
        </w:rPr>
        <w:t xml:space="preserve">ructosyl amino acid oxidase were identified. Furthermore, proteins related to Fe-S cluster assembly, including </w:t>
      </w:r>
      <w:r w:rsidR="000C2FB4">
        <w:rPr>
          <w:rFonts w:ascii="Times New Roman" w:eastAsia="Aptos" w:hAnsi="Times New Roman" w:cs="Times New Roman"/>
          <w:sz w:val="20"/>
          <w:szCs w:val="20"/>
          <w:lang w:val="en-US"/>
        </w:rPr>
        <w:t>i</w:t>
      </w:r>
      <w:r w:rsidRPr="000850AF">
        <w:rPr>
          <w:rFonts w:ascii="Times New Roman" w:eastAsia="Aptos" w:hAnsi="Times New Roman" w:cs="Times New Roman"/>
          <w:sz w:val="20"/>
          <w:szCs w:val="20"/>
          <w:lang w:val="en-US"/>
        </w:rPr>
        <w:t xml:space="preserve">ron-sulfur assembly protein, </w:t>
      </w:r>
      <w:r w:rsidR="000C2FB4">
        <w:rPr>
          <w:rFonts w:ascii="Times New Roman" w:eastAsia="Aptos" w:hAnsi="Times New Roman" w:cs="Times New Roman"/>
          <w:sz w:val="20"/>
          <w:szCs w:val="20"/>
          <w:lang w:val="en-US"/>
        </w:rPr>
        <w:t>c</w:t>
      </w:r>
      <w:r w:rsidRPr="000850AF">
        <w:rPr>
          <w:rFonts w:ascii="Times New Roman" w:eastAsia="Aptos" w:hAnsi="Times New Roman" w:cs="Times New Roman"/>
          <w:sz w:val="20"/>
          <w:szCs w:val="20"/>
          <w:lang w:val="en-US"/>
        </w:rPr>
        <w:t xml:space="preserve">ytosolic Fe-S cluster assembly factor cfd, and </w:t>
      </w:r>
      <w:r w:rsidR="000C2FB4">
        <w:rPr>
          <w:rFonts w:ascii="Times New Roman" w:eastAsia="Aptos" w:hAnsi="Times New Roman" w:cs="Times New Roman"/>
          <w:sz w:val="20"/>
          <w:szCs w:val="20"/>
          <w:lang w:val="en-US"/>
        </w:rPr>
        <w:t>b</w:t>
      </w:r>
      <w:r w:rsidRPr="000850AF">
        <w:rPr>
          <w:rFonts w:ascii="Times New Roman" w:eastAsia="Aptos" w:hAnsi="Times New Roman" w:cs="Times New Roman"/>
          <w:sz w:val="20"/>
          <w:szCs w:val="20"/>
          <w:lang w:val="en-US"/>
        </w:rPr>
        <w:t>iotin synthase, were observed. These proteins stabilize Fe-S cluster-containing enzymes, which are highly sensitive to oxidative stress, thereby ensuring the functionality of diverse metabolic pathways.</w:t>
      </w:r>
    </w:p>
    <w:p w14:paraId="6036F3FF" w14:textId="08B15706" w:rsidR="00685D1C" w:rsidRPr="00FD1FD0" w:rsidRDefault="00685D1C" w:rsidP="000850AF">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KEGG analysis (Figure 8c) of fungal DEGs identified pathways involved in metal stress response, categorized primarily into eleven physiological categories, including carbohydrate metabolism, energy metabolism, and cofactor and vitamin metabolism (Table 1). Positively regulated DEGs were significantly enriched in valine, leucine, and isoleucine degradation, tyrosine and tryptophan metabolism, the thermogenesis pathway, oxidative phosphorylation, and alanine, aspartate, and glutamate metabolism, suggesting their essential role in metal stress response. Pentose and glucuronate interconversions, RNA polymerase, the pentose phosphate pathway, and pyrimidine and purine metabolism were primarily enriched in downregulated DEGs.</w:t>
      </w:r>
    </w:p>
    <w:p w14:paraId="09901996" w14:textId="2CEB9833" w:rsidR="00FD1FD0" w:rsidRPr="00FD1FD0" w:rsidRDefault="00FD1FD0" w:rsidP="00FD1FD0">
      <w:pPr>
        <w:spacing w:line="259" w:lineRule="auto"/>
        <w:jc w:val="both"/>
        <w:rPr>
          <w:rFonts w:ascii="Times New Roman" w:eastAsia="Aptos" w:hAnsi="Times New Roman" w:cs="Times New Roman"/>
          <w:sz w:val="20"/>
          <w:szCs w:val="20"/>
          <w:lang w:val="en-US"/>
        </w:rPr>
      </w:pPr>
    </w:p>
    <w:p w14:paraId="783240B8" w14:textId="77777777" w:rsidR="00FD1FD0" w:rsidRPr="00FD1FD0" w:rsidRDefault="00FD1FD0" w:rsidP="00FD1FD0">
      <w:pPr>
        <w:spacing w:line="259" w:lineRule="auto"/>
        <w:jc w:val="both"/>
        <w:rPr>
          <w:rFonts w:ascii="Times New Roman" w:eastAsia="Aptos" w:hAnsi="Times New Roman" w:cs="Times New Roman"/>
          <w:b/>
          <w:bCs/>
          <w:sz w:val="22"/>
          <w:szCs w:val="22"/>
          <w:lang w:val="en-US"/>
        </w:rPr>
      </w:pPr>
    </w:p>
    <w:p w14:paraId="3D4043F0" w14:textId="77777777" w:rsidR="00FD1FD0" w:rsidRPr="00CD2636" w:rsidRDefault="00FD1FD0" w:rsidP="00FD1FD0">
      <w:pPr>
        <w:rPr>
          <w:rFonts w:ascii="Times New Roman" w:hAnsi="Times New Roman" w:cs="Times New Roman"/>
          <w:lang w:val="en-US"/>
        </w:rPr>
      </w:pPr>
    </w:p>
    <w:p w14:paraId="657B2CE5" w14:textId="77777777" w:rsidR="00FD1FD0" w:rsidRPr="00CD2636" w:rsidRDefault="00FD1FD0" w:rsidP="00FD1FD0">
      <w:pPr>
        <w:rPr>
          <w:rFonts w:ascii="Times New Roman" w:hAnsi="Times New Roman" w:cs="Times New Roman"/>
          <w:lang w:val="en-US"/>
        </w:rPr>
      </w:pPr>
    </w:p>
    <w:p w14:paraId="41763DCF" w14:textId="77777777" w:rsidR="00FD1FD0" w:rsidRPr="00CD2636" w:rsidRDefault="00FD1FD0" w:rsidP="00FD1FD0">
      <w:pPr>
        <w:rPr>
          <w:rFonts w:ascii="Times New Roman" w:hAnsi="Times New Roman" w:cs="Times New Roman"/>
          <w:lang w:val="en-US"/>
        </w:rPr>
      </w:pPr>
      <w:r w:rsidRPr="00CD2636">
        <w:rPr>
          <w:rFonts w:ascii="Times New Roman" w:hAnsi="Times New Roman" w:cs="Times New Roman"/>
          <w:lang w:val="en-US"/>
        </w:rPr>
        <w:t xml:space="preserve"> </w:t>
      </w:r>
    </w:p>
    <w:p w14:paraId="63109CBC" w14:textId="77777777" w:rsidR="00FD1FD0" w:rsidRPr="00CD2636" w:rsidRDefault="00FD1FD0" w:rsidP="00FD1FD0">
      <w:pPr>
        <w:rPr>
          <w:rFonts w:ascii="Times New Roman" w:eastAsia="Aptos" w:hAnsi="Times New Roman" w:cs="Times New Roman"/>
          <w:kern w:val="0"/>
          <w:sz w:val="20"/>
          <w:szCs w:val="20"/>
          <w:lang w:val="en-US"/>
          <w14:ligatures w14:val="none"/>
        </w:rPr>
      </w:pPr>
      <w:bookmarkStart w:id="557" w:name="_Toc165370402"/>
      <w:r w:rsidRPr="00CD2636">
        <w:rPr>
          <w:rFonts w:ascii="Times New Roman" w:eastAsia="Aptos" w:hAnsi="Times New Roman" w:cs="Times New Roman"/>
          <w:b/>
          <w:bCs/>
          <w:kern w:val="0"/>
          <w:sz w:val="20"/>
          <w:szCs w:val="20"/>
          <w:lang w:val="en-US"/>
          <w14:ligatures w14:val="none"/>
        </w:rPr>
        <w:t xml:space="preserve">Figure </w:t>
      </w:r>
      <w:r w:rsidRPr="00CD2636">
        <w:rPr>
          <w:rFonts w:ascii="Times New Roman" w:eastAsia="Aptos" w:hAnsi="Times New Roman" w:cs="Times New Roman"/>
          <w:b/>
          <w:bCs/>
          <w:kern w:val="0"/>
          <w:sz w:val="20"/>
          <w:szCs w:val="20"/>
          <w:lang w:val="en-US"/>
          <w14:ligatures w14:val="none"/>
        </w:rPr>
        <w:fldChar w:fldCharType="begin"/>
      </w:r>
      <w:r w:rsidRPr="00CD2636">
        <w:rPr>
          <w:rFonts w:ascii="Times New Roman" w:eastAsia="Aptos" w:hAnsi="Times New Roman" w:cs="Times New Roman"/>
          <w:b/>
          <w:bCs/>
          <w:kern w:val="0"/>
          <w:sz w:val="20"/>
          <w:szCs w:val="20"/>
          <w:lang w:val="en-US"/>
          <w14:ligatures w14:val="none"/>
        </w:rPr>
        <w:instrText xml:space="preserve"> SEQ Figu \* ARABIC </w:instrText>
      </w:r>
      <w:r w:rsidRPr="00CD2636">
        <w:rPr>
          <w:rFonts w:ascii="Times New Roman" w:eastAsia="Aptos" w:hAnsi="Times New Roman" w:cs="Times New Roman"/>
          <w:b/>
          <w:bCs/>
          <w:kern w:val="0"/>
          <w:sz w:val="20"/>
          <w:szCs w:val="20"/>
          <w:lang w:val="en-US"/>
          <w14:ligatures w14:val="none"/>
        </w:rPr>
        <w:fldChar w:fldCharType="separate"/>
      </w:r>
      <w:r w:rsidRPr="00CD2636">
        <w:rPr>
          <w:rFonts w:ascii="Times New Roman" w:eastAsia="Aptos" w:hAnsi="Times New Roman" w:cs="Times New Roman"/>
          <w:b/>
          <w:bCs/>
          <w:noProof/>
          <w:kern w:val="0"/>
          <w:sz w:val="20"/>
          <w:szCs w:val="20"/>
          <w:lang w:val="en-US"/>
          <w14:ligatures w14:val="none"/>
        </w:rPr>
        <w:t>7</w:t>
      </w:r>
      <w:r w:rsidRPr="00CD2636">
        <w:rPr>
          <w:rFonts w:ascii="Times New Roman" w:eastAsia="Aptos" w:hAnsi="Times New Roman" w:cs="Times New Roman"/>
          <w:b/>
          <w:bCs/>
          <w:kern w:val="0"/>
          <w:sz w:val="20"/>
          <w:szCs w:val="20"/>
          <w:lang w:val="en-US"/>
          <w14:ligatures w14:val="none"/>
        </w:rPr>
        <w:fldChar w:fldCharType="end"/>
      </w:r>
      <w:r w:rsidRPr="00CD2636">
        <w:rPr>
          <w:rFonts w:ascii="Times New Roman" w:eastAsia="Aptos" w:hAnsi="Times New Roman" w:cs="Times New Roman"/>
          <w:b/>
          <w:bCs/>
          <w:kern w:val="0"/>
          <w:sz w:val="20"/>
          <w:szCs w:val="20"/>
          <w:lang w:val="en-US"/>
          <w14:ligatures w14:val="none"/>
        </w:rPr>
        <w:t xml:space="preserve">. </w:t>
      </w:r>
      <w:r w:rsidRPr="00CD2636">
        <w:rPr>
          <w:rFonts w:ascii="Times New Roman" w:eastAsia="Aptos" w:hAnsi="Times New Roman" w:cs="Times New Roman"/>
          <w:kern w:val="0"/>
          <w:sz w:val="20"/>
          <w:szCs w:val="20"/>
          <w:lang w:val="en-US"/>
          <w14:ligatures w14:val="none"/>
        </w:rPr>
        <w:t xml:space="preserve"> The enriched biological process, cellular component and molecular function GO terms of DEGs in </w:t>
      </w:r>
      <w:r w:rsidRPr="00CD2636">
        <w:rPr>
          <w:rFonts w:ascii="Times New Roman" w:eastAsia="Aptos" w:hAnsi="Times New Roman" w:cs="Times New Roman"/>
          <w:bCs/>
          <w:i/>
          <w:kern w:val="0"/>
          <w:sz w:val="20"/>
          <w:szCs w:val="20"/>
          <w:lang w:val="en-US"/>
          <w14:ligatures w14:val="none"/>
        </w:rPr>
        <w:t>Exophiala mesophila</w:t>
      </w:r>
      <w:r w:rsidRPr="00CD2636">
        <w:rPr>
          <w:rFonts w:ascii="Times New Roman" w:eastAsia="Aptos" w:hAnsi="Times New Roman" w:cs="Times New Roman"/>
          <w:kern w:val="0"/>
          <w:sz w:val="20"/>
          <w:szCs w:val="20"/>
          <w:lang w:val="en-US"/>
          <w14:ligatures w14:val="none"/>
        </w:rPr>
        <w:t xml:space="preserve"> under As-free and As-stressed exposure. (Up) indicates the percentage of DEGs (center) gene numbers vs. P-values gene numbers in each GO term, and (down) KEGG metabolic pathways analysis of </w:t>
      </w:r>
      <w:r w:rsidRPr="00CD2636">
        <w:rPr>
          <w:rFonts w:ascii="Times New Roman" w:eastAsia="Aptos" w:hAnsi="Times New Roman" w:cs="Times New Roman"/>
          <w:i/>
          <w:iCs/>
          <w:kern w:val="0"/>
          <w:sz w:val="20"/>
          <w:szCs w:val="20"/>
          <w:lang w:val="en-US"/>
          <w14:ligatures w14:val="none"/>
        </w:rPr>
        <w:t>E. mesophila</w:t>
      </w:r>
      <w:r w:rsidRPr="00CD2636">
        <w:rPr>
          <w:rFonts w:ascii="Times New Roman" w:eastAsia="Aptos" w:hAnsi="Times New Roman" w:cs="Times New Roman"/>
          <w:kern w:val="0"/>
          <w:sz w:val="20"/>
          <w:szCs w:val="20"/>
          <w:lang w:val="en-US"/>
          <w14:ligatures w14:val="none"/>
        </w:rPr>
        <w:t xml:space="preserve"> transcripts (numerous unigenes were classified into more than one metabolic class). Gene transcripts of a specific class in number of total 1231 annotated unigenes.</w:t>
      </w:r>
      <w:bookmarkEnd w:id="557"/>
    </w:p>
    <w:p w14:paraId="632BD72F" w14:textId="665AF170" w:rsidR="00FD1FD0" w:rsidRPr="00CD2636" w:rsidRDefault="00FD1FD0" w:rsidP="00FD1FD0">
      <w:pPr>
        <w:rPr>
          <w:rFonts w:ascii="Times New Roman" w:hAnsi="Times New Roman" w:cs="Times New Roman"/>
          <w:lang w:val="en-US"/>
        </w:rPr>
      </w:pPr>
    </w:p>
    <w:p w14:paraId="23EB090E" w14:textId="77777777" w:rsidR="00FD1FD0" w:rsidRPr="00CD2636" w:rsidRDefault="00FD1FD0" w:rsidP="00FD1FD0">
      <w:pPr>
        <w:rPr>
          <w:rFonts w:ascii="Times New Roman" w:hAnsi="Times New Roman" w:cs="Times New Roman"/>
          <w:lang w:val="en-US"/>
        </w:rPr>
      </w:pPr>
    </w:p>
    <w:p w14:paraId="0AC735E8" w14:textId="77777777" w:rsidR="00FD1FD0" w:rsidRPr="00CD2636" w:rsidRDefault="00FD1FD0" w:rsidP="00FD1FD0">
      <w:pPr>
        <w:rPr>
          <w:rFonts w:ascii="Times New Roman" w:hAnsi="Times New Roman" w:cs="Times New Roman"/>
          <w:lang w:val="en-US"/>
        </w:rPr>
      </w:pPr>
    </w:p>
    <w:p w14:paraId="0B404993" w14:textId="77777777" w:rsidR="00FD1FD0" w:rsidRPr="00FD1FD0" w:rsidRDefault="00FD1FD0" w:rsidP="00FD1FD0">
      <w:pPr>
        <w:keepNext/>
        <w:spacing w:before="120" w:after="240" w:line="240" w:lineRule="auto"/>
        <w:jc w:val="both"/>
        <w:rPr>
          <w:rFonts w:ascii="Times New Roman" w:eastAsia="Aptos" w:hAnsi="Times New Roman" w:cs="Times New Roman"/>
          <w:b/>
          <w:bCs/>
          <w:kern w:val="0"/>
          <w:sz w:val="20"/>
          <w:szCs w:val="20"/>
          <w:lang w:val="en-US"/>
          <w14:ligatures w14:val="none"/>
        </w:rPr>
      </w:pPr>
      <w:bookmarkStart w:id="558" w:name="_Toc165370403"/>
      <w:r w:rsidRPr="00FD1FD0">
        <w:rPr>
          <w:rFonts w:ascii="Times New Roman" w:eastAsia="Aptos" w:hAnsi="Times New Roman" w:cs="Times New Roman"/>
          <w:b/>
          <w:bCs/>
          <w:kern w:val="0"/>
          <w:sz w:val="20"/>
          <w:szCs w:val="20"/>
          <w:lang w:val="en-US"/>
          <w14:ligatures w14:val="none"/>
        </w:rPr>
        <w:t xml:space="preserve">Figure </w:t>
      </w:r>
      <w:r w:rsidRPr="00FD1FD0">
        <w:rPr>
          <w:rFonts w:ascii="Times New Roman" w:eastAsia="Aptos" w:hAnsi="Times New Roman" w:cs="Times New Roman"/>
          <w:b/>
          <w:bCs/>
          <w:kern w:val="0"/>
          <w:sz w:val="20"/>
          <w:szCs w:val="20"/>
          <w:lang w:val="en-US"/>
          <w14:ligatures w14:val="none"/>
        </w:rPr>
        <w:fldChar w:fldCharType="begin"/>
      </w:r>
      <w:r w:rsidRPr="00FD1FD0">
        <w:rPr>
          <w:rFonts w:ascii="Times New Roman" w:eastAsia="Aptos" w:hAnsi="Times New Roman" w:cs="Times New Roman"/>
          <w:b/>
          <w:bCs/>
          <w:kern w:val="0"/>
          <w:sz w:val="20"/>
          <w:szCs w:val="20"/>
          <w:lang w:val="en-US"/>
          <w14:ligatures w14:val="none"/>
        </w:rPr>
        <w:instrText xml:space="preserve"> SEQ Figu \* ARABIC </w:instrText>
      </w:r>
      <w:r w:rsidRPr="00FD1FD0">
        <w:rPr>
          <w:rFonts w:ascii="Times New Roman" w:eastAsia="Aptos" w:hAnsi="Times New Roman" w:cs="Times New Roman"/>
          <w:b/>
          <w:bCs/>
          <w:kern w:val="0"/>
          <w:sz w:val="20"/>
          <w:szCs w:val="20"/>
          <w:lang w:val="en-US"/>
          <w14:ligatures w14:val="none"/>
        </w:rPr>
        <w:fldChar w:fldCharType="separate"/>
      </w:r>
      <w:r w:rsidRPr="00FD1FD0">
        <w:rPr>
          <w:rFonts w:ascii="Times New Roman" w:eastAsia="Aptos" w:hAnsi="Times New Roman" w:cs="Times New Roman"/>
          <w:b/>
          <w:bCs/>
          <w:noProof/>
          <w:kern w:val="0"/>
          <w:sz w:val="20"/>
          <w:szCs w:val="20"/>
          <w:lang w:val="en-US"/>
          <w14:ligatures w14:val="none"/>
        </w:rPr>
        <w:t>8</w:t>
      </w:r>
      <w:r w:rsidRPr="00FD1FD0">
        <w:rPr>
          <w:rFonts w:ascii="Times New Roman" w:eastAsia="Aptos" w:hAnsi="Times New Roman" w:cs="Times New Roman"/>
          <w:b/>
          <w:bCs/>
          <w:kern w:val="0"/>
          <w:sz w:val="20"/>
          <w:szCs w:val="20"/>
          <w:lang w:val="en-US"/>
          <w14:ligatures w14:val="none"/>
        </w:rPr>
        <w:fldChar w:fldCharType="end"/>
      </w:r>
      <w:r w:rsidRPr="00FD1FD0">
        <w:rPr>
          <w:rFonts w:ascii="Times New Roman" w:eastAsia="Aptos" w:hAnsi="Times New Roman" w:cs="Times New Roman"/>
          <w:b/>
          <w:bCs/>
          <w:kern w:val="0"/>
          <w:sz w:val="20"/>
          <w:szCs w:val="20"/>
          <w:lang w:val="en-US"/>
          <w14:ligatures w14:val="none"/>
        </w:rPr>
        <w:t xml:space="preserve">. </w:t>
      </w:r>
      <w:r w:rsidRPr="00FD1FD0">
        <w:rPr>
          <w:rFonts w:ascii="Times New Roman" w:eastAsia="Aptos" w:hAnsi="Times New Roman" w:cs="Times New Roman"/>
          <w:kern w:val="0"/>
          <w:sz w:val="20"/>
          <w:szCs w:val="20"/>
          <w:lang w:val="en-US"/>
          <w14:ligatures w14:val="none"/>
        </w:rPr>
        <w:t xml:space="preserve">GO enrichment analysis of all DEGs. The enriched biological process, cellular component and molecular function GO terms of DEGs in </w:t>
      </w:r>
      <w:r w:rsidRPr="00FD1FD0">
        <w:rPr>
          <w:rFonts w:ascii="Times New Roman" w:eastAsia="Aptos" w:hAnsi="Times New Roman" w:cs="Times New Roman"/>
          <w:i/>
          <w:iCs/>
          <w:kern w:val="0"/>
          <w:sz w:val="20"/>
          <w:szCs w:val="20"/>
          <w:lang w:val="en-US"/>
          <w14:ligatures w14:val="none"/>
        </w:rPr>
        <w:t>E. mesophila</w:t>
      </w:r>
      <w:r w:rsidRPr="00FD1FD0">
        <w:rPr>
          <w:rFonts w:ascii="Times New Roman" w:eastAsia="Aptos" w:hAnsi="Times New Roman" w:cs="Times New Roman"/>
          <w:kern w:val="0"/>
          <w:sz w:val="20"/>
          <w:szCs w:val="20"/>
          <w:lang w:val="en-US"/>
          <w14:ligatures w14:val="none"/>
        </w:rPr>
        <w:t xml:space="preserve"> under Cr-free and Cr-stressed exposure. (Up) indicates the percentage of DEGs (center) gene numbers vs. P-values gene numbers in each GO term, and (down) KEGG metabolic pathways analysis of </w:t>
      </w:r>
      <w:r w:rsidRPr="00FD1FD0">
        <w:rPr>
          <w:rFonts w:ascii="Times New Roman" w:eastAsia="Aptos" w:hAnsi="Times New Roman" w:cs="Times New Roman"/>
          <w:i/>
          <w:iCs/>
          <w:kern w:val="0"/>
          <w:sz w:val="20"/>
          <w:szCs w:val="20"/>
          <w:lang w:val="en-US"/>
          <w14:ligatures w14:val="none"/>
        </w:rPr>
        <w:t>E. mesophila</w:t>
      </w:r>
      <w:r w:rsidRPr="00FD1FD0">
        <w:rPr>
          <w:rFonts w:ascii="Times New Roman" w:eastAsia="Aptos" w:hAnsi="Times New Roman" w:cs="Times New Roman"/>
          <w:kern w:val="0"/>
          <w:sz w:val="20"/>
          <w:szCs w:val="20"/>
          <w:lang w:val="en-US"/>
          <w14:ligatures w14:val="none"/>
        </w:rPr>
        <w:t xml:space="preserve"> transcripts (numerous unigenes were classified into more than one metabolic class). Gene transcripts of a specific class in number of total 1231 annotated unigenes.</w:t>
      </w:r>
      <w:bookmarkEnd w:id="558"/>
    </w:p>
    <w:p w14:paraId="3FDD8B32" w14:textId="77777777" w:rsidR="00CD2636" w:rsidRPr="00CD2636" w:rsidRDefault="00FD1FD0" w:rsidP="00CD2636">
      <w:pPr>
        <w:spacing w:line="259" w:lineRule="auto"/>
        <w:jc w:val="both"/>
        <w:rPr>
          <w:rFonts w:ascii="Times New Roman" w:eastAsia="Aptos" w:hAnsi="Times New Roman" w:cs="Times New Roman"/>
          <w:sz w:val="22"/>
          <w:szCs w:val="22"/>
          <w:lang w:val="en-US"/>
        </w:rPr>
      </w:pPr>
      <w:r w:rsidRPr="00CD2636">
        <w:rPr>
          <w:rFonts w:ascii="Times New Roman" w:hAnsi="Times New Roman" w:cs="Times New Roman"/>
          <w:lang w:val="en-US"/>
        </w:rPr>
        <w:t xml:space="preserve"> </w:t>
      </w:r>
    </w:p>
    <w:p w14:paraId="3131D31C" w14:textId="28578C23" w:rsidR="00CD2636" w:rsidRPr="00184E37" w:rsidRDefault="00CD2636" w:rsidP="00184E37">
      <w:pPr>
        <w:pStyle w:val="Prrafodelista"/>
        <w:keepNext/>
        <w:keepLines/>
        <w:numPr>
          <w:ilvl w:val="0"/>
          <w:numId w:val="15"/>
        </w:numPr>
        <w:spacing w:before="40" w:after="0" w:line="259" w:lineRule="auto"/>
        <w:outlineLvl w:val="2"/>
        <w:rPr>
          <w:rFonts w:ascii="Times New Roman" w:eastAsia="Yu Gothic Light" w:hAnsi="Times New Roman" w:cs="Times New Roman"/>
          <w:b/>
          <w:color w:val="000000"/>
          <w:sz w:val="22"/>
          <w:szCs w:val="28"/>
        </w:rPr>
      </w:pPr>
      <w:bookmarkStart w:id="559" w:name="_Toc165819629"/>
      <w:r w:rsidRPr="00184E37">
        <w:rPr>
          <w:rFonts w:ascii="Times New Roman" w:eastAsia="Yu Gothic Light" w:hAnsi="Times New Roman" w:cs="Times New Roman"/>
          <w:b/>
          <w:color w:val="000000"/>
          <w:sz w:val="22"/>
          <w:szCs w:val="28"/>
        </w:rPr>
        <w:t>Discussion</w:t>
      </w:r>
      <w:bookmarkEnd w:id="559"/>
    </w:p>
    <w:p w14:paraId="5F7C99C2" w14:textId="77777777" w:rsidR="00CD2636" w:rsidRPr="00CD2636" w:rsidRDefault="00CD2636" w:rsidP="00CD2636">
      <w:pPr>
        <w:keepNext/>
        <w:keepLines/>
        <w:numPr>
          <w:ilvl w:val="1"/>
          <w:numId w:val="10"/>
        </w:numPr>
        <w:spacing w:before="80" w:after="40" w:line="259" w:lineRule="auto"/>
        <w:outlineLvl w:val="3"/>
        <w:rPr>
          <w:rFonts w:ascii="Times New Roman" w:eastAsia="Cambria" w:hAnsi="Times New Roman" w:cs="Times New Roman"/>
          <w:i/>
          <w:iCs/>
          <w:sz w:val="20"/>
          <w:szCs w:val="22"/>
          <w:lang w:val="en-US"/>
        </w:rPr>
      </w:pPr>
      <w:r w:rsidRPr="00CD2636">
        <w:rPr>
          <w:rFonts w:ascii="Times New Roman" w:eastAsia="Cambria" w:hAnsi="Times New Roman" w:cs="Times New Roman"/>
          <w:i/>
          <w:iCs/>
          <w:sz w:val="20"/>
          <w:szCs w:val="22"/>
          <w:lang w:val="en-US"/>
        </w:rPr>
        <w:t>Melanin rol in metalotolerance HHM</w:t>
      </w:r>
    </w:p>
    <w:p w14:paraId="4A239758"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Our analysis of SR-FTIR revealed alterations in the DNA fingerprint region, particularly within the phosphodiester group bands, upon exposure to As(V) and Cr(VI). These changes suggest potential modifications in DNA structure, such as pyrimidine dimers or DNA-DNA/protein-DNA cross-links. Notably, these alterations were predominantly observed in the vibrations of the phosphodiester group (asymmetric PO₂ and symmetric PO₂), primarily in melanin-deficient cells exposed As(V)/Cr(VI). This suggests a heightened susceptibility to DNA organization or conformation changes under these conditions. </w:t>
      </w:r>
    </w:p>
    <w:p w14:paraId="5271EC13"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Overall, our investigation highlights a more pronounced biochemical response in the absence of melanin during As(V)/Cr(VI) exposure. The significant variance in the asymmetric and symmetric PO₂ bands, along with the initial changes in protein secondary structure, could be attributed to ROS generation through contact with toxic ions. This ROS generation can induce oxidative damage a wide range of molecules, including nucleic acids, proteins and lipids, potentially leading to the observed conformational changes, consistent with previous studies (Perrone et al., 2008; Zhan et al., 2016). Additionally, the changes in the phosphodiester group of proteins point towards a cascade of events involving extensive metabolic reorganization, encompassing transport, cellular homeostasis, DNA repair, and DNA/RNA synthesis.</w:t>
      </w:r>
    </w:p>
    <w:p w14:paraId="777A7E53"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The dramatic changes observed in As(V)/Cr(VI)-exposed and melanin-inhibited cells could be attributed to the initial apoptotic response triggered by ROS generation. In </w:t>
      </w:r>
      <w:r w:rsidRPr="00CD2636">
        <w:rPr>
          <w:rFonts w:ascii="Times New Roman" w:eastAsia="Aptos" w:hAnsi="Times New Roman" w:cs="Times New Roman"/>
          <w:i/>
          <w:iCs/>
          <w:sz w:val="20"/>
          <w:szCs w:val="20"/>
          <w:lang w:val="en-US"/>
        </w:rPr>
        <w:t>Saccharomyces cerevisiae</w:t>
      </w:r>
      <w:r w:rsidRPr="00CD2636">
        <w:rPr>
          <w:rFonts w:ascii="Times New Roman" w:eastAsia="Aptos" w:hAnsi="Times New Roman" w:cs="Times New Roman"/>
          <w:sz w:val="20"/>
          <w:szCs w:val="20"/>
          <w:lang w:val="en-US"/>
        </w:rPr>
        <w:t xml:space="preserve">, a direct link between endoplasmic reticulum (ER) stress induction, elevated mitochondrial matrix Ca(II) levels, ROS accumulation, and apoptosis promotion has yet to be established (Perrone et al., 2008). These findings suggest that melanin inhibition potentiates ROS generation within the cells, surpassing the levels observed in non-inhibited cells upon exposure to As(V)/Cr(VI). This elevated oxidative stress likely exerts a direct impact on mitochondria, cytochrome c, and the ER, prompting the cell to self-destruct through apoptosis. </w:t>
      </w:r>
    </w:p>
    <w:p w14:paraId="314D25CC" w14:textId="77777777" w:rsidR="00CD2636" w:rsidRPr="00CD2636" w:rsidRDefault="00CD2636" w:rsidP="00CD2636">
      <w:pPr>
        <w:spacing w:line="259" w:lineRule="auto"/>
        <w:jc w:val="both"/>
        <w:rPr>
          <w:rFonts w:ascii="Times New Roman" w:eastAsia="Aptos" w:hAnsi="Times New Roman" w:cs="Times New Roman"/>
          <w:sz w:val="22"/>
          <w:szCs w:val="22"/>
          <w:lang w:val="en-US"/>
        </w:rPr>
      </w:pPr>
      <w:r w:rsidRPr="00CD2636">
        <w:rPr>
          <w:rFonts w:ascii="Times New Roman" w:eastAsia="Aptos" w:hAnsi="Times New Roman" w:cs="Times New Roman"/>
          <w:sz w:val="20"/>
          <w:szCs w:val="20"/>
          <w:lang w:val="en-US"/>
        </w:rPr>
        <w:t xml:space="preserve">Furthermore, Cr(VI)-exposure exhibited the most pronounced effects across all investigated biochemical groups. In addition to the significant changes observed in DNA and proteins, we also identified a slight increase in the absorbance of the CH₂ and CH₃ stretching modes in the SR-FTIR spectra of lipids from exposed cells. This observation suggests potential alterations in lipid metabolism or increased lipid peroxidation, which is a hallmark of oxidative stress (Kumar et al., n.d.). Chromium-mediated lipid damage could disrupt the cell membrane of </w:t>
      </w:r>
      <w:r w:rsidRPr="008C71EB">
        <w:rPr>
          <w:rFonts w:ascii="Times New Roman" w:eastAsia="Aptos" w:hAnsi="Times New Roman" w:cs="Times New Roman"/>
          <w:i/>
          <w:iCs/>
          <w:sz w:val="20"/>
          <w:szCs w:val="20"/>
          <w:lang w:val="en-US"/>
        </w:rPr>
        <w:t>E. mesophile</w:t>
      </w:r>
      <w:r w:rsidRPr="00CD2636">
        <w:rPr>
          <w:rFonts w:ascii="Times New Roman" w:eastAsia="Aptos" w:hAnsi="Times New Roman" w:cs="Times New Roman"/>
          <w:sz w:val="20"/>
          <w:szCs w:val="20"/>
          <w:lang w:val="en-US"/>
        </w:rPr>
        <w:t>, ultimately leading to cell lysis. Furthermore, these peroxidation reactions could contribute to the generation of additional ROS, exacerbating the oxidative stress response.</w:t>
      </w:r>
    </w:p>
    <w:p w14:paraId="1059CA91" w14:textId="77AFCF75" w:rsidR="00FD1FD0" w:rsidRPr="00CD2636" w:rsidRDefault="00FD1FD0" w:rsidP="00CD2636">
      <w:pPr>
        <w:rPr>
          <w:rFonts w:ascii="Times New Roman" w:hAnsi="Times New Roman" w:cs="Times New Roman"/>
          <w:lang w:val="en-US"/>
        </w:rPr>
      </w:pPr>
      <w:r w:rsidRPr="00CD2636">
        <w:rPr>
          <w:rFonts w:ascii="Times New Roman" w:hAnsi="Times New Roman" w:cs="Times New Roman"/>
          <w:lang w:val="en-US"/>
        </w:rPr>
        <w:t xml:space="preserve"> </w:t>
      </w:r>
    </w:p>
    <w:p w14:paraId="5FBCCEE0" w14:textId="77777777" w:rsidR="00FD1FD0" w:rsidRPr="00CD2636" w:rsidRDefault="00FD1FD0" w:rsidP="00FD1FD0">
      <w:pPr>
        <w:rPr>
          <w:rFonts w:ascii="Times New Roman" w:hAnsi="Times New Roman" w:cs="Times New Roman"/>
          <w:lang w:val="en-US"/>
        </w:rPr>
      </w:pPr>
    </w:p>
    <w:p w14:paraId="3F8D0850" w14:textId="77777777" w:rsidR="00CD2636" w:rsidRPr="00CD2636" w:rsidRDefault="00CD2636" w:rsidP="00CD2636">
      <w:pPr>
        <w:keepNext/>
        <w:spacing w:before="120" w:after="240" w:line="240" w:lineRule="auto"/>
        <w:rPr>
          <w:rFonts w:ascii="Times New Roman" w:eastAsia="Aptos" w:hAnsi="Times New Roman" w:cs="Times New Roman"/>
          <w:kern w:val="0"/>
          <w:sz w:val="20"/>
          <w:szCs w:val="20"/>
          <w:lang w:val="en-US"/>
          <w14:ligatures w14:val="none"/>
        </w:rPr>
      </w:pPr>
      <w:bookmarkStart w:id="560" w:name="_Toc165370404"/>
      <w:r w:rsidRPr="00CD2636">
        <w:rPr>
          <w:rFonts w:ascii="Times New Roman" w:eastAsia="Aptos" w:hAnsi="Times New Roman" w:cs="Times New Roman"/>
          <w:b/>
          <w:bCs/>
          <w:kern w:val="0"/>
          <w:sz w:val="20"/>
          <w:szCs w:val="20"/>
          <w:lang w:val="en-US"/>
          <w14:ligatures w14:val="none"/>
        </w:rPr>
        <w:t xml:space="preserve">Figure </w:t>
      </w:r>
      <w:r w:rsidRPr="00CD2636">
        <w:rPr>
          <w:rFonts w:ascii="Times New Roman" w:eastAsia="Aptos" w:hAnsi="Times New Roman" w:cs="Times New Roman"/>
          <w:b/>
          <w:bCs/>
          <w:kern w:val="0"/>
          <w:sz w:val="20"/>
          <w:szCs w:val="20"/>
          <w:lang w:val="en-US"/>
          <w14:ligatures w14:val="none"/>
        </w:rPr>
        <w:fldChar w:fldCharType="begin"/>
      </w:r>
      <w:r w:rsidRPr="00CD2636">
        <w:rPr>
          <w:rFonts w:ascii="Times New Roman" w:eastAsia="Aptos" w:hAnsi="Times New Roman" w:cs="Times New Roman"/>
          <w:b/>
          <w:bCs/>
          <w:kern w:val="0"/>
          <w:sz w:val="20"/>
          <w:szCs w:val="20"/>
          <w:lang w:val="en-US"/>
          <w14:ligatures w14:val="none"/>
        </w:rPr>
        <w:instrText xml:space="preserve"> SEQ Figu \* ARABIC </w:instrText>
      </w:r>
      <w:r w:rsidRPr="00CD2636">
        <w:rPr>
          <w:rFonts w:ascii="Times New Roman" w:eastAsia="Aptos" w:hAnsi="Times New Roman" w:cs="Times New Roman"/>
          <w:b/>
          <w:bCs/>
          <w:kern w:val="0"/>
          <w:sz w:val="20"/>
          <w:szCs w:val="20"/>
          <w:lang w:val="en-US"/>
          <w14:ligatures w14:val="none"/>
        </w:rPr>
        <w:fldChar w:fldCharType="separate"/>
      </w:r>
      <w:r w:rsidRPr="00CD2636">
        <w:rPr>
          <w:rFonts w:ascii="Times New Roman" w:eastAsia="Aptos" w:hAnsi="Times New Roman" w:cs="Times New Roman"/>
          <w:b/>
          <w:bCs/>
          <w:noProof/>
          <w:kern w:val="0"/>
          <w:sz w:val="20"/>
          <w:szCs w:val="20"/>
          <w:lang w:val="en-US"/>
          <w14:ligatures w14:val="none"/>
        </w:rPr>
        <w:t>9</w:t>
      </w:r>
      <w:r w:rsidRPr="00CD2636">
        <w:rPr>
          <w:rFonts w:ascii="Times New Roman" w:eastAsia="Aptos" w:hAnsi="Times New Roman" w:cs="Times New Roman"/>
          <w:b/>
          <w:bCs/>
          <w:kern w:val="0"/>
          <w:sz w:val="20"/>
          <w:szCs w:val="20"/>
          <w:lang w:val="en-US"/>
          <w14:ligatures w14:val="none"/>
        </w:rPr>
        <w:fldChar w:fldCharType="end"/>
      </w:r>
      <w:r w:rsidRPr="00CD2636">
        <w:rPr>
          <w:rFonts w:ascii="Times New Roman" w:eastAsia="Aptos" w:hAnsi="Times New Roman" w:cs="Times New Roman"/>
          <w:b/>
          <w:bCs/>
          <w:kern w:val="0"/>
          <w:sz w:val="20"/>
          <w:szCs w:val="20"/>
          <w:lang w:val="en-US"/>
          <w14:ligatures w14:val="none"/>
        </w:rPr>
        <w:t xml:space="preserve">. </w:t>
      </w:r>
      <w:r w:rsidRPr="00CD2636">
        <w:rPr>
          <w:rFonts w:ascii="Times New Roman" w:eastAsia="Aptos" w:hAnsi="Times New Roman" w:cs="Times New Roman"/>
          <w:kern w:val="0"/>
          <w:sz w:val="20"/>
          <w:szCs w:val="20"/>
          <w:lang w:val="en-US"/>
          <w14:ligatures w14:val="none"/>
        </w:rPr>
        <w:t>Disruption of Melanin Synthesis and Effects of Exposure to As(V) and Cr(VI)</w:t>
      </w:r>
      <w:bookmarkEnd w:id="560"/>
    </w:p>
    <w:p w14:paraId="2084AEF2" w14:textId="77777777" w:rsidR="00CD2636" w:rsidRPr="00CD2636" w:rsidRDefault="00CD2636" w:rsidP="00CD2636">
      <w:pPr>
        <w:spacing w:line="259" w:lineRule="auto"/>
        <w:jc w:val="both"/>
        <w:rPr>
          <w:rFonts w:ascii="Times New Roman" w:eastAsia="Aptos" w:hAnsi="Times New Roman" w:cs="Times New Roman"/>
          <w:sz w:val="22"/>
          <w:szCs w:val="22"/>
          <w:lang w:val="en-US"/>
        </w:rPr>
      </w:pPr>
    </w:p>
    <w:p w14:paraId="1D383123" w14:textId="21E98279" w:rsidR="00CD2636" w:rsidRPr="00184E37" w:rsidRDefault="00CD2636" w:rsidP="00184E37">
      <w:pPr>
        <w:pStyle w:val="Prrafodelista"/>
        <w:keepNext/>
        <w:keepLines/>
        <w:numPr>
          <w:ilvl w:val="1"/>
          <w:numId w:val="10"/>
        </w:numPr>
        <w:spacing w:before="80" w:after="40" w:line="259" w:lineRule="auto"/>
        <w:outlineLvl w:val="3"/>
        <w:rPr>
          <w:rFonts w:ascii="Times New Roman" w:eastAsia="Cambria" w:hAnsi="Times New Roman" w:cs="Times New Roman"/>
          <w:i/>
          <w:iCs/>
          <w:sz w:val="20"/>
          <w:szCs w:val="22"/>
          <w:lang w:val="en-US"/>
        </w:rPr>
      </w:pPr>
      <w:r w:rsidRPr="00184E37">
        <w:rPr>
          <w:rFonts w:ascii="Times New Roman" w:eastAsia="Cambria" w:hAnsi="Times New Roman" w:cs="Times New Roman"/>
          <w:i/>
          <w:iCs/>
          <w:sz w:val="20"/>
          <w:szCs w:val="22"/>
          <w:lang w:val="en-US"/>
        </w:rPr>
        <w:t xml:space="preserve">Arsenic Metallotolerance Mechanisms </w:t>
      </w:r>
    </w:p>
    <w:p w14:paraId="0FC1E089" w14:textId="13369AD8"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The SR-FTIR analysis also revealed potential alterations in protein secondary structure in </w:t>
      </w:r>
      <w:r w:rsidRPr="00CD2636">
        <w:rPr>
          <w:rFonts w:ascii="Times New Roman" w:eastAsia="Aptos" w:hAnsi="Times New Roman" w:cs="Times New Roman"/>
          <w:i/>
          <w:iCs/>
          <w:sz w:val="20"/>
          <w:szCs w:val="20"/>
          <w:lang w:val="en-US"/>
        </w:rPr>
        <w:t>Exophiala mesophila</w:t>
      </w:r>
      <w:r w:rsidRPr="00CD2636">
        <w:rPr>
          <w:rFonts w:ascii="Times New Roman" w:eastAsia="Aptos" w:hAnsi="Times New Roman" w:cs="Times New Roman"/>
          <w:sz w:val="20"/>
          <w:szCs w:val="20"/>
          <w:lang w:val="en-US"/>
        </w:rPr>
        <w:t xml:space="preserve"> following arsenic exposure. These changes are likely attributed to the generation of reactive oxygen species (ROS) and subsequent oxidative damage. This finding aligns with the observed </w:t>
      </w:r>
      <w:r w:rsidR="000A08AF" w:rsidRPr="000C2FB4">
        <w:rPr>
          <w:rFonts w:ascii="Times New Roman" w:eastAsia="Aptos" w:hAnsi="Times New Roman" w:cs="Times New Roman"/>
          <w:sz w:val="20"/>
          <w:szCs w:val="20"/>
          <w:lang w:val="en-US"/>
        </w:rPr>
        <w:t>superoxide</w:t>
      </w:r>
      <w:r w:rsidRPr="000C2FB4">
        <w:rPr>
          <w:rFonts w:ascii="Times New Roman" w:eastAsia="Aptos" w:hAnsi="Times New Roman" w:cs="Times New Roman"/>
          <w:sz w:val="20"/>
          <w:szCs w:val="20"/>
          <w:lang w:val="en-US"/>
        </w:rPr>
        <w:t xml:space="preserve"> dismutase (SOD</w:t>
      </w:r>
      <w:r w:rsidR="000A08AF" w:rsidRPr="000C2FB4">
        <w:rPr>
          <w:rFonts w:ascii="Times New Roman" w:eastAsia="Aptos" w:hAnsi="Times New Roman" w:cs="Times New Roman"/>
          <w:sz w:val="20"/>
          <w:szCs w:val="20"/>
          <w:lang w:val="en-US"/>
        </w:rPr>
        <w:t>2</w:t>
      </w:r>
      <w:r w:rsidRPr="000C2FB4">
        <w:rPr>
          <w:rFonts w:ascii="Times New Roman" w:eastAsia="Aptos" w:hAnsi="Times New Roman" w:cs="Times New Roman"/>
          <w:sz w:val="20"/>
          <w:szCs w:val="20"/>
          <w:lang w:val="en-US"/>
        </w:rPr>
        <w:t>)</w:t>
      </w:r>
      <w:r w:rsidR="000A08AF" w:rsidRPr="000C2FB4">
        <w:rPr>
          <w:rFonts w:ascii="Times New Roman" w:eastAsia="Aptos" w:hAnsi="Times New Roman" w:cs="Times New Roman"/>
          <w:sz w:val="20"/>
          <w:szCs w:val="20"/>
          <w:lang w:val="en-US"/>
        </w:rPr>
        <w:t xml:space="preserve">, </w:t>
      </w:r>
      <w:r w:rsidR="000A08AF" w:rsidRPr="000C2FB4">
        <w:rPr>
          <w:rFonts w:ascii="Times New Roman" w:eastAsia="Aptos" w:hAnsi="Times New Roman" w:cs="Times New Roman"/>
          <w:sz w:val="20"/>
          <w:szCs w:val="20"/>
          <w:highlight w:val="yellow"/>
          <w:lang w:val="en-US"/>
        </w:rPr>
        <w:t>glutathione synthetase</w:t>
      </w:r>
      <w:r w:rsidR="00685D1C" w:rsidRPr="000C2FB4">
        <w:rPr>
          <w:rFonts w:ascii="Times New Roman" w:eastAsia="Aptos" w:hAnsi="Times New Roman" w:cs="Times New Roman"/>
          <w:sz w:val="20"/>
          <w:szCs w:val="20"/>
          <w:highlight w:val="yellow"/>
          <w:lang w:val="en-US"/>
        </w:rPr>
        <w:t>,</w:t>
      </w:r>
      <w:r w:rsidR="000A08AF" w:rsidRPr="000C2FB4">
        <w:rPr>
          <w:rFonts w:ascii="Times New Roman" w:eastAsia="Aptos" w:hAnsi="Times New Roman" w:cs="Times New Roman"/>
          <w:sz w:val="20"/>
          <w:szCs w:val="20"/>
          <w:highlight w:val="yellow"/>
          <w:lang w:val="en-US"/>
        </w:rPr>
        <w:t xml:space="preserve"> glutathione S-tranferase</w:t>
      </w:r>
      <w:r w:rsidRPr="000C2FB4">
        <w:rPr>
          <w:rFonts w:ascii="Times New Roman" w:eastAsia="Aptos" w:hAnsi="Times New Roman" w:cs="Times New Roman"/>
          <w:sz w:val="20"/>
          <w:szCs w:val="20"/>
          <w:highlight w:val="yellow"/>
          <w:lang w:val="en-US"/>
        </w:rPr>
        <w:t xml:space="preserve"> genes</w:t>
      </w:r>
      <w:r w:rsidR="00685D1C" w:rsidRPr="000C2FB4">
        <w:rPr>
          <w:rFonts w:ascii="Times New Roman" w:eastAsia="Aptos" w:hAnsi="Times New Roman" w:cs="Times New Roman"/>
          <w:sz w:val="20"/>
          <w:szCs w:val="20"/>
          <w:lang w:val="en-US"/>
        </w:rPr>
        <w:t xml:space="preserve">, </w:t>
      </w:r>
      <w:r w:rsidR="00685D1C" w:rsidRPr="000C2FB4">
        <w:rPr>
          <w:rFonts w:ascii="Times New Roman" w:eastAsia="Aptos" w:hAnsi="Times New Roman" w:cs="Times New Roman"/>
          <w:sz w:val="20"/>
          <w:szCs w:val="20"/>
          <w:highlight w:val="yellow"/>
          <w:lang w:val="en-US"/>
        </w:rPr>
        <w:t>catalase (CAT) and thioredoxin peroxidase</w:t>
      </w:r>
      <w:r w:rsidRPr="00CD2636">
        <w:rPr>
          <w:rFonts w:ascii="Times New Roman" w:eastAsia="Aptos" w:hAnsi="Times New Roman" w:cs="Times New Roman"/>
          <w:sz w:val="20"/>
          <w:szCs w:val="20"/>
          <w:lang w:val="en-US"/>
        </w:rPr>
        <w:t xml:space="preserve"> in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through gene expression analysis. </w:t>
      </w:r>
      <w:r w:rsidR="000A08AF">
        <w:rPr>
          <w:rFonts w:ascii="Times New Roman" w:eastAsia="Aptos" w:hAnsi="Times New Roman" w:cs="Times New Roman"/>
          <w:sz w:val="20"/>
          <w:szCs w:val="20"/>
          <w:lang w:val="en-US"/>
        </w:rPr>
        <w:t xml:space="preserve">This suggiere that the expression to alza indicated neutralization and desintoxication mechanics of ROS. </w:t>
      </w:r>
      <w:r w:rsidRPr="00CD2636">
        <w:rPr>
          <w:rFonts w:ascii="Times New Roman" w:eastAsia="Aptos" w:hAnsi="Times New Roman" w:cs="Times New Roman"/>
          <w:sz w:val="20"/>
          <w:szCs w:val="20"/>
          <w:lang w:val="en-US"/>
        </w:rPr>
        <w:t>This is a well-documented phenomenon, suggesting a cellular defense mechanism against the increased ROS generated by arsenic stress</w:t>
      </w:r>
      <w:r w:rsidR="00685D1C">
        <w:rPr>
          <w:rFonts w:ascii="Times New Roman" w:eastAsia="Aptos" w:hAnsi="Times New Roman" w:cs="Times New Roman"/>
          <w:sz w:val="20"/>
          <w:szCs w:val="20"/>
          <w:lang w:val="en-US"/>
        </w:rPr>
        <w:t xml:space="preserve"> (Silva et al., 2023; Feng et al., 2023; </w:t>
      </w:r>
      <w:r w:rsidR="00685D1C" w:rsidRPr="00685D1C">
        <w:rPr>
          <w:rFonts w:ascii="Times New Roman" w:eastAsia="Aptos" w:hAnsi="Times New Roman" w:cs="Times New Roman"/>
          <w:sz w:val="20"/>
          <w:szCs w:val="20"/>
          <w:lang w:val="en-US"/>
        </w:rPr>
        <w:t>Ragasa</w:t>
      </w:r>
      <w:r w:rsidR="00685D1C">
        <w:rPr>
          <w:rFonts w:ascii="Times New Roman" w:eastAsia="Aptos" w:hAnsi="Times New Roman" w:cs="Times New Roman"/>
          <w:sz w:val="20"/>
          <w:szCs w:val="20"/>
          <w:lang w:val="en-US"/>
        </w:rPr>
        <w:t xml:space="preserve"> et al., 2021)</w:t>
      </w:r>
      <w:r w:rsidR="000A08AF">
        <w:rPr>
          <w:rFonts w:ascii="Times New Roman" w:eastAsia="Aptos" w:hAnsi="Times New Roman" w:cs="Times New Roman"/>
          <w:sz w:val="20"/>
          <w:szCs w:val="20"/>
          <w:lang w:val="en-US"/>
        </w:rPr>
        <w:t xml:space="preserve"> </w:t>
      </w:r>
    </w:p>
    <w:p w14:paraId="30AD1D72" w14:textId="77777777" w:rsidR="00685D1C" w:rsidRPr="00685D1C" w:rsidRDefault="00685D1C" w:rsidP="00685D1C">
      <w:pPr>
        <w:spacing w:line="259" w:lineRule="auto"/>
        <w:jc w:val="both"/>
        <w:rPr>
          <w:rFonts w:ascii="Times New Roman" w:eastAsia="Aptos" w:hAnsi="Times New Roman" w:cs="Times New Roman"/>
          <w:sz w:val="20"/>
          <w:szCs w:val="20"/>
          <w:lang w:val="en-US"/>
        </w:rPr>
      </w:pPr>
      <w:r w:rsidRPr="00685D1C">
        <w:rPr>
          <w:rFonts w:ascii="Times New Roman" w:eastAsia="Aptos" w:hAnsi="Times New Roman" w:cs="Times New Roman"/>
          <w:sz w:val="20"/>
          <w:szCs w:val="20"/>
          <w:lang w:val="en-US"/>
        </w:rPr>
        <w:t xml:space="preserve">Previous studies have highlighted the metal-chelating properties of melanin, attributed to its abundant carboxyl, phenolic, hydroxyl, and amine groups, which serve as binding sites for metal ions (Fogarty and Tobin, 1996). Our SR-FTIR analysis of arsenic-exposed </w:t>
      </w:r>
      <w:r w:rsidRPr="00685D1C">
        <w:rPr>
          <w:rFonts w:ascii="Times New Roman" w:eastAsia="Aptos" w:hAnsi="Times New Roman" w:cs="Times New Roman"/>
          <w:i/>
          <w:iCs/>
          <w:sz w:val="20"/>
          <w:szCs w:val="20"/>
          <w:lang w:val="en-US"/>
        </w:rPr>
        <w:t>E. mesophila</w:t>
      </w:r>
      <w:r w:rsidRPr="00685D1C">
        <w:rPr>
          <w:rFonts w:ascii="Times New Roman" w:eastAsia="Aptos" w:hAnsi="Times New Roman" w:cs="Times New Roman"/>
          <w:sz w:val="20"/>
          <w:szCs w:val="20"/>
          <w:lang w:val="en-US"/>
        </w:rPr>
        <w:t xml:space="preserve"> cells with melanin revealed significant alterations in wavenumbers associated with hydrocarbons and lipids in the cell wall and membrane. However, no detectable changes were observed in the aromatic structures corresponding to melanin or chitin. This suggests that direct binding of arsenic to cell wall melanin via electrostatic attraction is unlikely, as the negatively charged cell wall and arsenate might repel each other.</w:t>
      </w:r>
    </w:p>
    <w:p w14:paraId="7C4F5A81" w14:textId="77777777" w:rsidR="00685D1C" w:rsidRPr="00685D1C" w:rsidRDefault="00685D1C" w:rsidP="00685D1C">
      <w:pPr>
        <w:spacing w:line="259" w:lineRule="auto"/>
        <w:jc w:val="both"/>
        <w:rPr>
          <w:rFonts w:ascii="Times New Roman" w:eastAsia="Aptos" w:hAnsi="Times New Roman" w:cs="Times New Roman"/>
          <w:sz w:val="20"/>
          <w:szCs w:val="20"/>
          <w:lang w:val="en-US"/>
        </w:rPr>
      </w:pPr>
      <w:r w:rsidRPr="00685D1C">
        <w:rPr>
          <w:rFonts w:ascii="Times New Roman" w:eastAsia="Aptos" w:hAnsi="Times New Roman" w:cs="Times New Roman"/>
          <w:sz w:val="20"/>
          <w:szCs w:val="20"/>
          <w:lang w:val="en-US"/>
        </w:rPr>
        <w:t>Instead, the association between arsenic and melanin may be mediated by complexation with other cations such as Fe(III) or Ca(II). Supporting this hypothesis, the overexpression of ferric-chelate reductase (FRP1) genes was observed, suggesting the formation of a complex between As(V) and Fe(III). This complex could facilitate arsenic binding to melanin while also contributing to the redox regulation of metals to maintain ionic equilibrium. Iron reduction, however, can lead to the generation of reactive oxygen species (ROS), exacerbating oxidative stress at the cell wall.</w:t>
      </w:r>
    </w:p>
    <w:p w14:paraId="0B4FFAA2" w14:textId="77777777" w:rsidR="00685D1C" w:rsidRPr="00685D1C" w:rsidRDefault="00685D1C" w:rsidP="00685D1C">
      <w:pPr>
        <w:spacing w:line="259" w:lineRule="auto"/>
        <w:jc w:val="both"/>
        <w:rPr>
          <w:rFonts w:ascii="Times New Roman" w:eastAsia="Aptos" w:hAnsi="Times New Roman" w:cs="Times New Roman"/>
          <w:sz w:val="20"/>
          <w:szCs w:val="20"/>
          <w:lang w:val="en-US"/>
        </w:rPr>
      </w:pPr>
      <w:r w:rsidRPr="00685D1C">
        <w:rPr>
          <w:rFonts w:ascii="Times New Roman" w:eastAsia="Aptos" w:hAnsi="Times New Roman" w:cs="Times New Roman"/>
          <w:sz w:val="20"/>
          <w:szCs w:val="20"/>
          <w:lang w:val="en-US"/>
        </w:rPr>
        <w:t>Melanin's ability to quench and detoxify superoxide ions may play a critical role in mitigating this stress, potentially creating a functional overlap with its metal-binding properties. A synergistic interaction between melanin and the antioxidant enzyme SOD2 might exist during arsenic stress, where extracellular melanin buffers initial oxidative bursts, and intracellular SOD2 provides sustained protection.</w:t>
      </w:r>
    </w:p>
    <w:p w14:paraId="164EBE65" w14:textId="77777777" w:rsidR="00685D1C" w:rsidRPr="00685D1C" w:rsidRDefault="00685D1C" w:rsidP="00685D1C">
      <w:pPr>
        <w:spacing w:line="259" w:lineRule="auto"/>
        <w:jc w:val="both"/>
        <w:rPr>
          <w:rFonts w:ascii="Times New Roman" w:eastAsia="Aptos" w:hAnsi="Times New Roman" w:cs="Times New Roman"/>
          <w:sz w:val="20"/>
          <w:szCs w:val="20"/>
          <w:lang w:val="en-US"/>
        </w:rPr>
      </w:pPr>
      <w:r w:rsidRPr="00685D1C">
        <w:rPr>
          <w:rFonts w:ascii="Times New Roman" w:eastAsia="Aptos" w:hAnsi="Times New Roman" w:cs="Times New Roman"/>
          <w:sz w:val="20"/>
          <w:szCs w:val="20"/>
          <w:lang w:val="en-US"/>
        </w:rPr>
        <w:t>SR-FTIR analysis with melanin inhibition revealed alterations in functional groups associated with potential metal binding, including significant protein modifications. These findings point to excessive ROS production, potentially due to reduced cell wall melanin. This highlights the importance of melanin in protecting against oxidative stress and maintaining metal homeostasis. Further research is essential to unravel the complex interplay between melanin, ROS, and their combined protective roles in arsenic detoxification.</w:t>
      </w:r>
    </w:p>
    <w:p w14:paraId="31F11FCD" w14:textId="14E9EBC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In the cytosol, potential protective mechanism involves Hemerythrin/HHE (Hr) proteins. Traditionally known for their iron Fe(III) and oxygen binding capabilities, Hr proteins in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might be upregulated to sequester arsenic or other displaced cations, shielding cellular components from their toxic effects. In </w:t>
      </w:r>
      <w:r w:rsidRPr="00CD2636">
        <w:rPr>
          <w:rFonts w:ascii="Times New Roman" w:eastAsia="Aptos" w:hAnsi="Times New Roman" w:cs="Times New Roman"/>
          <w:i/>
          <w:iCs/>
          <w:sz w:val="20"/>
          <w:szCs w:val="20"/>
          <w:lang w:val="en-US"/>
        </w:rPr>
        <w:t>Cryptococcus neoformans</w:t>
      </w:r>
      <w:r w:rsidRPr="00CD2636">
        <w:rPr>
          <w:rFonts w:ascii="Times New Roman" w:eastAsia="Aptos" w:hAnsi="Times New Roman" w:cs="Times New Roman"/>
          <w:sz w:val="20"/>
          <w:szCs w:val="20"/>
          <w:lang w:val="en-US"/>
        </w:rPr>
        <w:t xml:space="preserve">, Hr cation-binding domains have been implicated in the response to nitric oxide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{"citationItems":[{"id":"ITEM-1","itemData":{"DOI":"10.1007/S00294-007-0147-9/FIGURES/6","ISSN":"01728083","PMID":"17661046","abstract":"Cryptococcus neoformans var grubii is an opportunistic basidiomycete yeast pathogen that is a significant cause of HIV/AIDS-related deaths worldwide. We describe a whole-genome oligonucleotide microarray for this pathogen. These arrays have been used to elucidate the transcriptional responses of the genome to heat shock as well as to two conditions relevant to human infections: body temperature and nitric oxide (NO) stress produced by the NO donor DPTA-NONOate. This analysis revealed an NO-inducible C. neoformans-specific four-gene family that showed a highly similar transcriptional profile to that of FHB1 , a previously described NO dioxygenase/flavohemoglobin required for virulence. NO treatment also induced genes involved in the synthesis of the antioxidant mannitol, a polyol that accumulates in the cerebrospinal fluid of infected patients. Exposure to NO also caused increased expression of the sole C. neoformans var grubii protein with HHE/ hemerythrin cation binding motifs. Notably, a similar gene in E. coli , ytfE , has been shown to be NO-inducible and protects bacterial cells from killing by NO. Genes induced by NO were highly enriched for those repressed at 37°C, indicating an unexpected interplay between temperature and NO regulation in this basidiomycete. Resources described here should facilitate future investigations of this lethal human yeast pathogen. © Springer-Verlag 2007.","author":[{"dropping-particle":"","family":"Chow","given":"Eric D.","non-dropping-particle":"","parse-names":false,"suffix":""},{"dropping-particle":"","family":"Liu","given":"Oliver W.","non-dropping-particle":"","parse-names":false,"suffix":""},{"dropping-particle":"","family":"O'Brien","given":"Sean","non-dropping-particle":"","parse-names":false,"suffix":""},{"dropping-particle":"","family":"Madhani","given":"Hiten D.","non-dropping-particle":"","parse-names":false,"suffix":""}],"container-title":"Current Genetics","id":"ITEM-1","issue":"3-4","issued":{"date-parts":[["2007","9","28"]]},"page":"137-148","publisher":"Springer","title":"Exploration of whole-genome responses of the human AIDS-associated yeast pathogen Cryptococcus neoformans var grubii: Nitric oxide stress and body temperature","type":"article-journal","volume":"52"},"uris":["http://www.mendeley.com/documents/?uuid=6c694024-6b84-3483-85a7-6daefffa3e6d"]}],"mendeley":{"formattedCitation":"(Chow et al., 2007)","plainTextFormattedCitation":"(Chow et al., 2007)","previouslyFormattedCitation":"(Chow et al., 2007)"},"properties":{"noteIndex":0},"schema":"https://github.com/citation-style-language/schema/raw/master/csl-citation.json"}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(Chow et al., 2007)</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suggesting potential alternative ligand interactions. However, research on the role of fungal Hr proteins in metal detoxification, including intracellular sequestration, metal compartmentalization in vacuoles, and ROS management in conjunction with antioxidant enzymes like superoxide dismutase (SOD) and catalase (CAT), is scarce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{"citationItems":[{"id":"ITEM-1","itemData":{"DOI":"10.3390/ijms21051583","abstract":"In the present work, we investigated the response to Cd in Leptodictyum riparium, a cosmopolitan moss (Bryophyta) that can accumulate higher amounts of metals than other plants, even angiosperms, with absence or slight apparent damage. High-performance liquid chromatography followed by electrospray ionization tandem mass spectrometry of extracts from L. riparium gametophytes, exposed to 0, 36 and 360 µM Cd for 7 days, revealed the presence of γ-glutamylcysteine (γ-EC), reduced glutathione (GSH), and traces of phytochelatins. The increase in Cd concentrations progressively augmented reactive oxygen species levels, with activation of both antioxidant (catalase and superoxide dismutase) and detoxifying (glutathione-S-transferase) enzymes. After Cd treatment, cytosolic and vacuolar localization of thiol peptides was performed by means of the fluorescent dye monochlorobimane and subsequent observation with confocal laser scanning microscopy. The cytosolic fluorescence observed with the highest Cd concentrations was also consistent with the formation of γ-EC-bimane in the cytosol, possibly catalyzed by the peptidase activity of the L. riparium phytochelatin synthase. On the whole, activation of phytochelatin synthase and glutathione-S-transferase, but minimally phytochelatin synthesis, play a role to counteract Cd toxicity in L. riparium, in this manner minimizing the cellular damage caused by the metal. This study strengthens previous investigations on the L. riparium ability to efficiently hinder metal pollution, hinting at a potential use for biomonitoring and phytoremediation purposes.","author":[{"dropping-particle":"","family":"Bellini","given":"Erika","non-dropping-particle":"","parse-names":false,"suffix":""},{"dropping-particle":"","family":"Maresca","given":"Viviana","non-dropping-particle":"","parse-names":false,"suffix":""},{"dropping-particle":"","family":"Betti","given":"Camilla","non-dropping-particle":"","parse-names":false,"suffix":""},{"dropping-particle":"","family":"Castiglione","given":"Monica Ruffini","non-dropping-particle":"","parse-names":false,"suffix":""},{"dropping-particle":"","family":"Fontanini","given":"Debora","non-dropping-particle":"","parse-names":false,"suffix":""},{"dropping-particle":"","family":"Capocchi","given":"Antonella","non-dropping-particle":"","parse-names":false,"suffix":""},{"dropping-particle":"","family":"Sorce","given":"Carlo","non-dropping-particle":"","parse-names":false,"suffix":""},{"dropping-particle":"","family":"Borsò","given":"Marco","non-dropping-particle":"","parse-names":false,"suffix":""},{"dropping-particle":"","family":"Bruno","given":"Laura","non-dropping-particle":"","parse-names":false,"suffix":""},{"dropping-particle":"","family":"Sorbo","given":"Sergio","non-dropping-particle":"","parse-names":false,"suffix":""},{"dropping-particle":"","family":"Basile","given":"Adriana","non-dropping-particle":"","parse-names":false,"suffix":""},{"dropping-particle":"","family":"Sanità Di Toppi","given":"Luigi","non-dropping-particle":"","parse-names":false,"suffix":""}],"container-title":"International Journal of Molecular Sciences Article Int. J. Mol. Sci","id":"ITEM-1","issued":{"date-parts":[["1583"]]},"page":"1583","title":"The Moss Leptodictyum riparium Counteracts Severe Cadmium Stress by Activation of Glutathione Transferase and Phytochelatin Synthase, but Slightly by Phytochelatins","type":"article-journal","volume":"2020"},"uris":["http://www.mendeley.com/documents/?uuid=050a2b6a-9c1b-3434-9100-770ea43cab7e"]}],"mendeley":{"formattedCitation":"(Bellini et al., 1583)","plainTextFormattedCitation":"(Bellini et al., 1583)","previouslyFormattedCitation":"(Bellini et al., 1583)"},"properties":{"noteIndex":0},"schema":"https://github.com/citation-style-language/schema/raw/master/csl-citation.json"}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(Bellini et al., 1583)</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w:t>
      </w:r>
    </w:p>
    <w:p w14:paraId="0A5DBB9D" w14:textId="625F3994"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Transcriptomic analysis revealed a significant upregulation of genes encoding transporter proteins in </w:t>
      </w:r>
      <w:r w:rsidRPr="00CD2636">
        <w:rPr>
          <w:rFonts w:ascii="Times New Roman" w:eastAsia="Aptos" w:hAnsi="Times New Roman" w:cs="Times New Roman"/>
          <w:i/>
          <w:iCs/>
          <w:sz w:val="20"/>
          <w:szCs w:val="20"/>
          <w:lang w:val="en-US"/>
        </w:rPr>
        <w:t>Exophiala mesophila</w:t>
      </w:r>
      <w:r w:rsidRPr="00CD2636">
        <w:rPr>
          <w:rFonts w:ascii="Times New Roman" w:eastAsia="Aptos" w:hAnsi="Times New Roman" w:cs="Times New Roman"/>
          <w:sz w:val="20"/>
          <w:szCs w:val="20"/>
          <w:lang w:val="en-US"/>
        </w:rPr>
        <w:t xml:space="preserve"> following arsenic exposure. These upregulated transporters included</w:t>
      </w:r>
      <w:r w:rsidR="00685D1C">
        <w:rPr>
          <w:rFonts w:ascii="Times New Roman" w:eastAsia="Aptos" w:hAnsi="Times New Roman" w:cs="Times New Roman"/>
          <w:sz w:val="20"/>
          <w:szCs w:val="20"/>
          <w:lang w:val="en-US"/>
        </w:rPr>
        <w:t xml:space="preserve"> </w:t>
      </w:r>
      <w:r w:rsidR="00685D1C" w:rsidRPr="00CD2636">
        <w:rPr>
          <w:rFonts w:ascii="Times New Roman" w:eastAsia="Aptos" w:hAnsi="Times New Roman" w:cs="Times New Roman"/>
          <w:sz w:val="20"/>
          <w:szCs w:val="20"/>
          <w:lang w:val="en-US"/>
        </w:rPr>
        <w:t>Yor1</w:t>
      </w:r>
      <w:r w:rsidR="00685D1C">
        <w:rPr>
          <w:rFonts w:ascii="Times New Roman" w:eastAsia="Aptos" w:hAnsi="Times New Roman" w:cs="Times New Roman"/>
          <w:sz w:val="20"/>
          <w:szCs w:val="20"/>
          <w:lang w:val="en-US"/>
        </w:rPr>
        <w:t>, a fungal</w:t>
      </w:r>
      <w:r w:rsidRPr="00CD2636">
        <w:rPr>
          <w:rFonts w:ascii="Times New Roman" w:eastAsia="Aptos" w:hAnsi="Times New Roman" w:cs="Times New Roman"/>
          <w:sz w:val="20"/>
          <w:szCs w:val="20"/>
          <w:lang w:val="en-US"/>
        </w:rPr>
        <w:t xml:space="preserve"> ATP-binding cassette (ABC) transporters, Na⁺/K⁺ transporters, Fe²⁺ transporters, and Ca²⁺ transporters. This robust transcriptional response suggests a potential mechanism for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to adapt to arsenic stress. Interestingly, biochemical analyses did not detect dramatic changes in metabolite profiles between control and arsenic-treated samples. This suggests that the upregulated transporter genes likely contribute to maintaining cellular integrity by facilitating the controlled influx and efflux of various ions (Na⁺, K⁺, Ca²⁺, Fe²⁺) across the cell membrane. This regulated transport system could act to counteract the disruptive effects of arsenic on cellular ion homeostasis. Similar observations of upregulated transporter gene expression in response to arsenic stress have been reported in other fungi, such as </w:t>
      </w:r>
      <w:r w:rsidRPr="00CD2636">
        <w:rPr>
          <w:rFonts w:ascii="Times New Roman" w:eastAsia="Aptos" w:hAnsi="Times New Roman" w:cs="Times New Roman"/>
          <w:i/>
          <w:iCs/>
          <w:sz w:val="20"/>
          <w:szCs w:val="20"/>
          <w:lang w:val="en-US"/>
        </w:rPr>
        <w:t>Aspergillus oryzae</w:t>
      </w:r>
      <w:r w:rsidRPr="00CD2636">
        <w:rPr>
          <w:rFonts w:ascii="Times New Roman" w:eastAsia="Aptos" w:hAnsi="Times New Roman" w:cs="Times New Roman"/>
          <w:sz w:val="20"/>
          <w:szCs w:val="20"/>
          <w:lang w:val="en-US"/>
        </w:rPr>
        <w:t xml:space="preserve">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{"citationItems":[{"id":"ITEM-1","itemData":{"DOI":"10.1080/01490451.2021.1877854","ISSN":"15210529","abstract":"The molecular resistance mechanism of Aspergillus oryzae (A. oryzae) under arsenate (As(V)) stress was investigated by comparative transcriptome analysis. In total, 4911 differentially expressed genes (DEGs) of A. oryzae were detected under As(V) stress, including 2103 up-regulated genes and 2808 down-regulated genes. Genes induced by As(V) were involved in metal ion binding and transportation, redox homeostasis, efflux carrier, DNA repair, volatilization, etc. Moreover, eight genes were selected for qRT-PCR verification, and their trends were consistent with RNA-Seq analysis, which proved that RNA-Seq analysis was efficient and reliable. The results indicated that the extracellular and intracellular synergistic resistance mechanisms contributed to the improvement of A. oryzae resistance to As (V).","author":[{"dropping-particle":"","family":"Liang","given":"Jun","non-dropping-particle":"","parse-names":false,"suffix":""},{"dropping-particle":"","family":"Liu","given":"Jing","non-dropping-particle":"","parse-names":false,"suffix":""},{"dropping-particle":"","family":"Cheng","given":"Ting Qing","non-dropping-particle":"","parse-names":false,"suffix":""},{"dropping-particle":"","family":"Song","given":"Wencheng","non-dropping-particle":"","parse-names":false,"suffix":""}],"container-title":"Geomicrobiology Journal","id":"ITEM-1","issue":"5","issued":{"date-parts":[["2021"]]},"page":"426-435","publisher":"Taylor &amp; Francis","title":"Comparative Transcriptome Analysis Providing Resistance Mechanism of Aspergillus oryzae Under Arsenate Stress","type":"article-journal","volume":"38"},"uris":["http://www.mendeley.com/documents/?uuid=24aabba2-4e32-42d7-8465-b50de7de5ae9"]}],"mendeley":{"formattedCitation":"(Liang et al., 2021)","plainTextFormattedCitation":"(Liang et al., 2021)","previouslyFormattedCitation":"(Liang et al., 2021)"},"properties":{"noteIndex":0},"schema":"https://github.com/citation-style-language/schema/raw/master/csl-citation.json"}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(Liang et al., 2021)</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Additionally, </w:t>
      </w:r>
      <w:r w:rsidRPr="00CD2636">
        <w:rPr>
          <w:rFonts w:ascii="Times New Roman" w:eastAsia="Aptos" w:hAnsi="Times New Roman" w:cs="Times New Roman"/>
          <w:i/>
          <w:iCs/>
          <w:sz w:val="20"/>
          <w:szCs w:val="20"/>
          <w:lang w:val="en-US"/>
        </w:rPr>
        <w:t>Cladophialophora exuberans</w:t>
      </w:r>
      <w:r w:rsidRPr="00CD2636">
        <w:rPr>
          <w:rFonts w:ascii="Times New Roman" w:eastAsia="Aptos" w:hAnsi="Times New Roman" w:cs="Times New Roman"/>
          <w:sz w:val="20"/>
          <w:szCs w:val="20"/>
          <w:lang w:val="en-US"/>
        </w:rPr>
        <w:t xml:space="preserve"> exhibits upregulated transporter regulation in response to copper stress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{"citationItems":[{"id":"ITEM-1","itemData":{"DOI":"10.1016/j.funbio.2023.03.003","ISSN":"18786146","abstract":"Cladophialophora exuberans is a filamentous fungus related to black yeasts in the order Chaetothyriales. These melanized fungi are known for their ‘dual ecology’, often occurring in toxic environments and also being frequently involved in human infection. Particularly Cladophialophora exuberans, C. immunda, C. psammophila, and Exophiala mesophila have been described with a pronounced ability to degrade aromatic compounds and xenobiotic volatiles, such as benzene, toluene, ethyl-benzene, and xylene, and are candidates for bioremediation applications. The objective of the present study is the sequencing, assembly, and description of the whole genome of C. exuberans focusing on genes and pathways related to carbon and toxin management, assessing the tolerance and bioremediation of lead and copper, and verifying the presence of genes for metal homeostasis. Genomic evaluations were carried out through a comparison with sibling species including clinical and environmental strains. Tolerance of metals was evaluated via a microdilution method establishing minimum inhibitory (MIC) and fungicidal concentrations (MFC), and agar diffusion assays. Heavy metal bioremediation was evaluated via graphite furnace atomic absorption spectroscopy (GFAAS). The final assembly of C. exuberans comprised 661 contigs, with genome size of 38.10 Mb, coverage of 89.9X and a GC content of 50.8%. In addition, inhibition of growth was shown at concentrations of 1250 ppm for copper and at 625 ppm for lead, using the MIC method. In the agar tests, the strain grew at 2500 ppm of copper and lead. In GFAAS tests, uptake capacities were observed of 89.2% and 95.7% for copper and lead, respectively, after 21 experimental days. This study enabled the annotation of genes involved in heavy metal homeostasis and also contributed to a better understanding of the mechanisms used in tolerance of and adaptation to extreme conditions.","author":[{"dropping-particle":"da","family":"Silva","given":"Nickolas Menezes","non-dropping-particle":"","parse-names":false,"suffix":""},{"dropping-particle":"","family":"Reis","given":"Guilherme Fonseca","non-dropping-particle":"","parse-names":false,"suffix":""},{"dropping-particle":"","family":"Costa","given":"Flávia de Fátima","non-dropping-particle":"","parse-names":false,"suffix":""},{"dropping-particle":"","family":"Grisolia","given":"Maria Eduarda","non-dropping-particle":"","parse-names":false,"suffix":""},{"dropping-particle":"","family":"Geraldo","given":"Marlon Roger","non-dropping-particle":"","parse-names":false,"suffix":""},{"dropping-particle":"","family":"Lustosa","given":"Bruno Paulo Rodrigues","non-dropping-particle":"","parse-names":false,"suffix":""},{"dropping-particle":"","family":"Lima","given":"Bruna Jacomel Favoreto de Souza","non-dropping-particle":"","parse-names":false,"suffix":""},{"dropping-particle":"","family":"Weiss","given":"Vinicius Almir","non-dropping-particle":"","parse-names":false,"suffix":""},{"dropping-particle":"","family":"Souza","given":"Emanuel Maltempi","non-dropping-particle":"de","parse-names":false,"suffix":""},{"dropping-particle":"","family":"Li","given":"Ruoyu","non-dropping-particle":"","parse-names":false,"suffix":""},{"dropping-particle":"","family":"Song","given":"Yinggai","non-dropping-particle":"","parse-names":false,"suffix":""},{"dropping-particle":"","family":"Nascimento","given":"Mariana Machado Fidelis","non-dropping-particle":"","parse-names":false,"suffix":""},{"dropping-particle":"","family":"Robl","given":"Diogo","non-dropping-particle":"","parse-names":false,"suffix":""},{"dropping-particle":"","family":"Gomes","given":"Renata Rodrigues","non-dropping-particle":"","parse-names":false,"suffix":""},{"dropping-particle":"","family":"Hoog","given":"G. Sybren","non-dropping-particle":"de","parse-names":false,"suffix":""},{"dropping-particle":"","family":"Vicente","given":"Vania Aparecida","non-dropping-particle":"","parse-names":false,"suffix":""}],"container-title":"Fungal Biology","id":"ITEM-1","issue":"5","issued":{"date-parts":[["2023"]]},"page":"1032-1042","title":"Genome sequencing of Cladophialophora exuberans, a novel candidate for bioremediation of hydrocarbon and heavy metal polluted habitats","type":"article-journal","volume":"127"},"uris":["http://www.mendeley.com/documents/?uuid=a2900fc3-7fc4-4c50-ab5b-d3f5fbeb1aab"]}],"mendeley":{"formattedCitation":"(Silva et al., 2023)","plainTextFormattedCitation":"(Silva et al., 2023)","previouslyFormattedCitation":"(Silva et al., 2023)"},"properties":{"noteIndex":0},"schema":"https://github.com/citation-style-language/schema/raw/master/csl-citation.json"}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(Silva et al., 2023)</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These findings support the hypothesis that transporter regulation plays a crucial role in fungal adaptation to various metal exposures. The observed downregulation of some putative arsenic transporters may represent another facet of </w:t>
      </w:r>
      <w:r w:rsidRPr="00CD2636">
        <w:rPr>
          <w:rFonts w:ascii="Times New Roman" w:eastAsia="Aptos" w:hAnsi="Times New Roman" w:cs="Times New Roman"/>
          <w:i/>
          <w:iCs/>
          <w:sz w:val="20"/>
          <w:szCs w:val="20"/>
          <w:lang w:val="en-US"/>
        </w:rPr>
        <w:t>E. mesophila's</w:t>
      </w:r>
      <w:r w:rsidRPr="00CD2636">
        <w:rPr>
          <w:rFonts w:ascii="Times New Roman" w:eastAsia="Aptos" w:hAnsi="Times New Roman" w:cs="Times New Roman"/>
          <w:sz w:val="20"/>
          <w:szCs w:val="20"/>
          <w:lang w:val="en-US"/>
        </w:rPr>
        <w:t xml:space="preserve"> resistance strategy. By downregulating these transporters, the fungus might limit arsenic influx. However, the upregulation of transporters like the vacuolar calcium ion transporter (VCX) suggests a more complex regulatory network. This specific transporter might facilitate the movement of arsenic ions into the vacuole, potentially sequestering them away from sensitive cellular components. Similar roles for vacuoles in heavy metal detoxification have been described in other organisms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{"citationItems":[{"id":"ITEM-1","itemData":{"DOI":"10.1371/JOURNAL.PONE.0071328","ISSN":"1932-6203","abstract":"Hortaea werneckii, ascomycetous yeast from the order Capnodiales, shows an exceptional adaptability to osmotically stressful conditions. To investigate this unusual phenotype we obtained a draft genomic sequence of a H. werneckii strain isolated from hypersaline water of solar saltern. Two of its most striking characteristics that may be associated with a halotolerant lifestyle are the large genetic redundancy and the expansion of genes encoding metal cation transporters. Although no sexual state of H. werneckii has yet been described, a mating locus with characteristics of heterothallic fungi was found. The total assembly size of the genome is 51.6 Mb, larger than most phylogenetically related fungi, coding for almost twice the usual number of predicted genes (23333). The genome appears to have experienced a relatively recent whole genome duplication, and contains two highly identical gene copies of almost every protein. This is consistent with some previous studies that reported increases in genomic DNA content triggered by exposure to salt stress. In hypersaline conditions transmembrane ion transport is of utmost importance. The analysis of predicted metal cation transporters showed that most types of transporters experienced several gene duplications at various points during their evolution. Consequently they are present in much higher numbers than expected. The resulting diversity of transporters presents interesting biotechnological opportunities for improvement of halotolerance of salt-sensitive species. The involvement of plasma P-type H+ ATPases in adaptation to different concentrations of salt was indicated by their salt dependent transcription. This was not the case with vacuolar H+ ATPases, which were transcribed constitutively. The availability of this genomic sequence is expected to promote the research of H. werneckii. Studying its extreme halotolerance will not only contribute to our understanding of life in hypersaline environments, but should also identify targets for improving the salt- and osmotolerance of economically important plants and microorganisms.","author":[{"dropping-particle":"","family":"Lenassi","given":"Metka","non-dropping-particle":"","parse-names":false,"suffix":""},{"dropping-particle":"","family":"Gostinčar","given":"Cene","non-dropping-particle":"","parse-names":false,"suffix":""},{"dropping-particle":"","family":"Jackman","given":"Shaun","non-dropping-particle":"","parse-names":false,"suffix":""},{"dropping-particle":"","family":"Turk","given":"Martina","non-dropping-particle":"","parse-names":false,"suffix":""},{"dropping-particle":"","family":"Sadowski","given":"Ivan","non-dropping-particle":"","parse-names":false,"suffix":""},{"dropping-particle":"","family":"Nislow","given":"Corey","non-dropping-particle":"","parse-names":false,"suffix":""},{"dropping-particle":"","family":"Jones","given":"Steven","non-dropping-particle":"","parse-names":false,"suffix":""},{"dropping-particle":"","family":"Birol","given":"Inanc","non-dropping-particle":"","parse-names":false,"suffix":""},{"dropping-particle":"","family":"Cimerman","given":"Nina Gunde","non-dropping-particle":"","parse-names":false,"suffix":""},{"dropping-particle":"","family":"Plemenitaš","given":"Ana","non-dropping-particle":"","parse-names":false,"suffix":""}],"container-title":"PLOS ONE","id":"ITEM-1","issue":"8","issued":{"date-parts":[["2013","8","15"]]},"page":"e71328","publisher":"Public Library of Science","title":"Whole Genome Duplication and Enrichment of Metal Cation Transporters Revealed by De Novo Genome Sequencing of Extremely Halotolerant Black Yeast Hortaea werneckii","type":"article-journal","volume":"8"},"uris":["http://www.mendeley.com/documents/?uuid=ef60c456-7b3a-3d42-94b9-c79240556476"]},{"id":"ITEM-2","itemData":{"DOI":"10.1016/j.micres.2014.09.005","abstract":"Dark septate endophytes (DSE) ubiquitously colonize the roots of plants growing in extreme heavy metals (HMs)-contaminated soils. Little is known about the overall molecular response of DSE to excessive HMs. Therefore, RNA-seq was performed through Illumina Hiseq 2000 sequencing based on two cDNA libraries of the DSE strain Exophiala pisciphila, cultured under cadmium (Cd)-free and Cd-stressed conditions, and 21,376 unigenes were generated. In total, 575 differentially expressed genes (DEGs) were obtained. Approximately 40% of the DEGs (228 unigenes) were involved in 10 well-known HMs-tolerant pathways, conferring the extreme cadmium (Cd) tolerance of E. pisciphila, including metal ion binding and transportation , organic acid metabolism and transportation, reactive oxygen species (ROS) scavenging, redox homeostasis, transcription factors production, sulfate assimilation, DNA repair and cell wall integrity maintenance, etc. Our results indicate that integral tactics associated with the collaboration of extracel-lular and intracellular mechanisms contribute to the enhanced HMs tolerance of this fungus. This study represents the first investigation of the transcriptome of DSE under Cd stress, and our results provide valuable information for future molecular studies of HMs tolerance in fungi.","author":[{"dropping-particle":"","family":"Zhao","given":"Dake","non-dropping-particle":"","parse-names":false,"suffix":""},{"dropping-particle":"","family":"Li","given":"Tao","non-dropping-particle":"","parse-names":false,"suffix":""},{"dropping-particle":"","family":"Shen","given":"Mi","non-dropping-particle":"","parse-names":false,"suffix":""},{"dropping-particle":"","family":"Wang","given":"Junling","non-dropping-particle":"","parse-names":false,"suffix":""},{"dropping-particle":"","family":"Zhao","given":"Zhiwei","non-dropping-particle":"","parse-names":false,"suffix":""}],"container-title":"Microbiological Research","id":"ITEM-2","issued":{"date-parts":[["2015"]]},"page":"27-35","title":"Diverse strategies conferring extreme cadmium (Cd) tolerance in the dark septate endophyte (DSE), Exophiala pisciphila: Evidence from RNA-seq data","type":"article-journal","volume":"170"},"uris":["http://www.mendeley.com/documents/?uuid=a43962bb-1be6-3ca0-922a-65717b5dd2ed"]},{"id":"ITEM-3","itemData":{"DOI":"10.1016/j.funbio.2023.03.003","ISSN":"18786146","abstract":"Cladophialophora exuberans is a filamentous fungus related to black yeasts in the order Chaetothyriales. These melanized fungi are known for their ‘dual ecology’, often occurring in toxic environments and also being frequently involved in human infection. Particularly Cladophialophora exuberans, C. immunda, C. psammophila, and Exophiala mesophila have been described with a pronounced ability to degrade aromatic compounds and xenobiotic volatiles, such as benzene, toluene, ethyl-benzene, and xylene, and are candidates for bioremediation applications. The objective of the present study is the sequencing, assembly, and description of the whole genome of C. exuberans focusing on genes and pathways related to carbon and toxin management, assessing the tolerance and bioremediation of lead and copper, and verifying the presence of genes for metal homeostasis. Genomic evaluations were carried out through a comparison with sibling species including clinical and environmental strains. Tolerance of metals was evaluated via a microdilution method establishing minimum inhibitory (MIC) and fungicidal concentrations (MFC), and agar diffusion assays. Heavy metal bioremediation was evaluated via graphite furnace atomic absorption spectroscopy (GFAAS). The final assembly of C. exuberans comprised 661 contigs, with genome size of 38.10 Mb, coverage of 89.9X and a GC content of 50.8%. In addition, inhibition of growth was shown at concentrations of 1250 ppm for copper and at 625 ppm for lead, using the MIC method. In the agar tests, the strain grew at 2500 ppm of copper and lead. In GFAAS tests, uptake capacities were observed of 89.2% and 95.7% for copper and lead, respectively, after 21 experimental days. This study enabled the annotation of genes involved in heavy metal homeostasis and also contributed to a better understanding of the mechanisms used in tolerance of and adaptation to extreme conditions.","author":[{"dropping-particle":"da","family":"Silva","given":"Nickolas Menezes","non-dropping-particle":"","parse-names":false,"suffix":""},{"dropping-particle":"","family":"Reis","given":"Guilherme Fonseca","non-dropping-particle":"","parse-names":false,"suffix":""},{"dropping-particle":"","family":"Costa","given":"Flávia de Fátima","non-dropping-particle":"","parse-names":false,"suffix":""},{"dropping-particle":"","family":"Grisolia","given":"Maria Eduarda","non-dropping-particle":"","parse-names":false,"suffix":""},{"dropping-particle":"","family":"Geraldo","given":"Marlon Roger","non-dropping-particle":"","parse-names":false,"suffix":""},{"dropping-particle":"","family":"Lustosa","given":"Bruno Paulo Rodrigues","non-dropping-particle":"","parse-names":false,"suffix":""},{"dropping-particle":"","family":"Lima","given":"Bruna Jacomel Favoreto de Souza","non-dropping-particle":"","parse-names":false,"suffix":""},{"dropping-particle":"","family":"Weiss","given":"Vinicius Almir","non-dropping-particle":"","parse-names":false,"suffix":""},{"dropping-particle":"","family":"Souza","given":"Emanuel Maltempi","non-dropping-particle":"de","parse-names":false,"suffix":""},{"dropping-particle":"","family":"Li","given":"Ruoyu","non-dropping-particle":"","parse-names":false,"suffix":""},{"dropping-particle":"","family":"Song","given":"Yinggai","non-dropping-particle":"","parse-names":false,"suffix":""},{"dropping-particle":"","family":"Nascimento","given":"Mariana Machado Fidelis","non-dropping-particle":"","parse-names":false,"suffix":""},{"dropping-particle":"","family":"Robl","given":"Diogo","non-dropping-particle":"","parse-names":false,"suffix":""},{"dropping-particle":"","family":"Gomes","given":"Renata Rodrigues","non-dropping-particle":"","parse-names":false,"suffix":""},{"dropping-particle":"","family":"Hoog","given":"G. Sybren","non-dropping-particle":"de","parse-names":false,"suffix":""},{"dropping-particle":"","family":"Vicente","given":"Vania Aparecida","non-dropping-particle":"","parse-names":false,"suffix":""}],"container-title":"Fungal Biology","id":"ITEM-3","issue":"5","issued":{"date-parts":[["2023"]]},"page":"1032-1042","title":"Genome sequencing of Cladophialophora exuberans, a novel candidate for bioremediation of hydrocarbon and heavy metal polluted habitats","type":"article-journal","volume":"127"},"uris":["http://www.mendeley.com/documents/?uuid=a2900fc3-7fc4-4c50-ab5b-d3f5fbeb1aab"]}],"mendeley":{"formattedCitation":"(Lenassi et al., 2013; Zhao et al., 2015; Silva et al., 2023)","plainTextFormattedCitation":"(Lenassi et al., 2013; Zhao et al., 2015; Silva et al., 2023)","previouslyFormattedCitation":"(Lenassi et al., 2013; Zhao et al., 2015; Silva et al., 2023)"},"properties":{"noteIndex":0},"schema":"https://github.com/citation-style-language/schema/raw/master/csl-citation.json"}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(Lenassi et al., 2013; Zhao et al., 2015; Silva et al., 2023)</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w:t>
      </w:r>
    </w:p>
    <w:p w14:paraId="48F33C18"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A remarkable alignment between biochemical and gene expression analyses highlights the complex mechanisms underlying arsenic tolerance in </w:t>
      </w:r>
      <w:r w:rsidRPr="00CD2636">
        <w:rPr>
          <w:rFonts w:ascii="Times New Roman" w:eastAsia="Aptos" w:hAnsi="Times New Roman" w:cs="Times New Roman"/>
          <w:i/>
          <w:iCs/>
          <w:sz w:val="20"/>
          <w:szCs w:val="20"/>
          <w:lang w:val="en-US"/>
        </w:rPr>
        <w:t>Exophiala mesophila</w:t>
      </w:r>
      <w:r w:rsidRPr="00CD2636">
        <w:rPr>
          <w:rFonts w:ascii="Times New Roman" w:eastAsia="Aptos" w:hAnsi="Times New Roman" w:cs="Times New Roman"/>
          <w:sz w:val="20"/>
          <w:szCs w:val="20"/>
          <w:lang w:val="en-US"/>
        </w:rPr>
        <w:t>. SR-FTIR analysis revealed alterations in protein secondary structure and downregulation of molecular functions in Gene Ontology (GO) analysis. These findings are consistent with the functional genomics data, suggesting a prominent role for transport mechanisms in arsenic resistance. This notion is further supported by the lack of dramatic changes in biochemical parameters between control and arsenic-treated samples. This suggests that the regulated transport system effectively buffers cells against arsenic-induced perturbations.</w:t>
      </w:r>
    </w:p>
    <w:p w14:paraId="661763EC" w14:textId="21CCE8B5"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Beyond transport regulation, KEGG pathway analysis unveils additional adaptation strategies employed by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Alterations in pyrimidine metabolism suggest a prioritization of RNA synthesis, potentially for the production of new proteins or enzymes essential for stress response and adaptation. Additionally, the upregulation of genes associated with oxidative phosphorylation implies an effort to maintain energy production despite the stress induced by arsenic. Notably, the overexpression of proteins potentially acting as arsenic transporters to mitochondria (COX1) was observed. This finding aligns with the observed upregulation of the proteasome, specifically the protein Putative Proteasome Subunit Beta 7 (PSMB7). Proteasome metabolism in Golgi complex </w:t>
      </w:r>
      <w:r w:rsidR="00E578F5" w:rsidRPr="00CD2636">
        <w:rPr>
          <w:rFonts w:ascii="Times New Roman" w:eastAsia="Aptos" w:hAnsi="Times New Roman" w:cs="Times New Roman"/>
          <w:sz w:val="20"/>
          <w:szCs w:val="20"/>
          <w:lang w:val="en-US"/>
        </w:rPr>
        <w:t>plays</w:t>
      </w:r>
      <w:r w:rsidRPr="00CD2636">
        <w:rPr>
          <w:rFonts w:ascii="Times New Roman" w:eastAsia="Aptos" w:hAnsi="Times New Roman" w:cs="Times New Roman"/>
          <w:sz w:val="20"/>
          <w:szCs w:val="20"/>
          <w:lang w:val="en-US"/>
        </w:rPr>
        <w:t xml:space="preserve"> a crucial role in eliminating misfolded or damaged proteins resulting from arsenic exposure (Sigler et al., 1999; Poljsak et al., 2010).</w:t>
      </w:r>
    </w:p>
    <w:p w14:paraId="26AF30C5" w14:textId="77777777" w:rsidR="00FD1FD0" w:rsidRPr="00CD2636" w:rsidRDefault="00FD1FD0" w:rsidP="00FD1FD0">
      <w:pPr>
        <w:rPr>
          <w:rFonts w:ascii="Times New Roman" w:hAnsi="Times New Roman" w:cs="Times New Roman"/>
          <w:lang w:val="en-US"/>
        </w:rPr>
      </w:pPr>
    </w:p>
    <w:p w14:paraId="29EEC78A" w14:textId="77777777" w:rsidR="00FD1FD0" w:rsidRPr="00CD2636" w:rsidRDefault="00FD1FD0" w:rsidP="00FD1FD0">
      <w:pPr>
        <w:rPr>
          <w:rFonts w:ascii="Times New Roman" w:hAnsi="Times New Roman" w:cs="Times New Roman"/>
          <w:lang w:val="en-US"/>
        </w:rPr>
      </w:pPr>
      <w:r w:rsidRPr="00CD2636">
        <w:rPr>
          <w:rFonts w:ascii="Times New Roman" w:hAnsi="Times New Roman" w:cs="Times New Roman"/>
          <w:lang w:val="en-US"/>
        </w:rPr>
        <w:t xml:space="preserve"> </w:t>
      </w:r>
    </w:p>
    <w:p w14:paraId="4869C808" w14:textId="77777777" w:rsidR="00FD1FD0" w:rsidRPr="00CD2636" w:rsidRDefault="00FD1FD0" w:rsidP="00FD1FD0">
      <w:pPr>
        <w:rPr>
          <w:rFonts w:ascii="Times New Roman" w:hAnsi="Times New Roman" w:cs="Times New Roman"/>
          <w:lang w:val="en-US"/>
        </w:rPr>
      </w:pPr>
    </w:p>
    <w:p w14:paraId="68302ECC" w14:textId="3DCECEC7" w:rsidR="00CD2636" w:rsidRPr="00CD2636" w:rsidRDefault="00CD2636" w:rsidP="00CD2636">
      <w:pPr>
        <w:keepNext/>
        <w:spacing w:before="120" w:after="240" w:line="240" w:lineRule="auto"/>
        <w:jc w:val="both"/>
        <w:rPr>
          <w:rFonts w:ascii="Times New Roman" w:eastAsia="Aptos" w:hAnsi="Times New Roman" w:cs="Times New Roman"/>
          <w:b/>
          <w:bCs/>
          <w:kern w:val="0"/>
          <w:sz w:val="20"/>
          <w:szCs w:val="20"/>
          <w:lang w:val="en-US"/>
          <w14:ligatures w14:val="none"/>
        </w:rPr>
      </w:pPr>
      <w:bookmarkStart w:id="561" w:name="_Toc165370405"/>
      <w:r w:rsidRPr="00CD2636">
        <w:rPr>
          <w:rFonts w:ascii="Times New Roman" w:eastAsia="Aptos" w:hAnsi="Times New Roman" w:cs="Times New Roman"/>
          <w:b/>
          <w:bCs/>
          <w:kern w:val="0"/>
          <w:sz w:val="20"/>
          <w:szCs w:val="20"/>
          <w:lang w:val="en-US"/>
          <w14:ligatures w14:val="none"/>
        </w:rPr>
        <w:t xml:space="preserve">Figure </w:t>
      </w:r>
      <w:r w:rsidRPr="00CD2636">
        <w:rPr>
          <w:rFonts w:ascii="Times New Roman" w:eastAsia="Aptos" w:hAnsi="Times New Roman" w:cs="Times New Roman"/>
          <w:b/>
          <w:bCs/>
          <w:kern w:val="0"/>
          <w:sz w:val="20"/>
          <w:szCs w:val="20"/>
          <w:lang w:val="en-US"/>
          <w14:ligatures w14:val="none"/>
        </w:rPr>
        <w:fldChar w:fldCharType="begin"/>
      </w:r>
      <w:r w:rsidRPr="00CD2636">
        <w:rPr>
          <w:rFonts w:ascii="Times New Roman" w:eastAsia="Aptos" w:hAnsi="Times New Roman" w:cs="Times New Roman"/>
          <w:b/>
          <w:bCs/>
          <w:kern w:val="0"/>
          <w:sz w:val="20"/>
          <w:szCs w:val="20"/>
          <w:lang w:val="en-US"/>
          <w14:ligatures w14:val="none"/>
        </w:rPr>
        <w:instrText xml:space="preserve"> SEQ Figu \* ARABIC </w:instrText>
      </w:r>
      <w:r w:rsidRPr="00CD2636">
        <w:rPr>
          <w:rFonts w:ascii="Times New Roman" w:eastAsia="Aptos" w:hAnsi="Times New Roman" w:cs="Times New Roman"/>
          <w:b/>
          <w:bCs/>
          <w:kern w:val="0"/>
          <w:sz w:val="20"/>
          <w:szCs w:val="20"/>
          <w:lang w:val="en-US"/>
          <w14:ligatures w14:val="none"/>
        </w:rPr>
        <w:fldChar w:fldCharType="separate"/>
      </w:r>
      <w:r w:rsidRPr="00CD2636">
        <w:rPr>
          <w:rFonts w:ascii="Times New Roman" w:eastAsia="Aptos" w:hAnsi="Times New Roman" w:cs="Times New Roman"/>
          <w:b/>
          <w:bCs/>
          <w:noProof/>
          <w:kern w:val="0"/>
          <w:sz w:val="20"/>
          <w:szCs w:val="20"/>
          <w:lang w:val="en-US"/>
          <w14:ligatures w14:val="none"/>
        </w:rPr>
        <w:t>10</w:t>
      </w:r>
      <w:r w:rsidRPr="00CD2636">
        <w:rPr>
          <w:rFonts w:ascii="Times New Roman" w:eastAsia="Aptos" w:hAnsi="Times New Roman" w:cs="Times New Roman"/>
          <w:b/>
          <w:bCs/>
          <w:kern w:val="0"/>
          <w:sz w:val="20"/>
          <w:szCs w:val="20"/>
          <w:lang w:val="en-US"/>
          <w14:ligatures w14:val="none"/>
        </w:rPr>
        <w:fldChar w:fldCharType="end"/>
      </w:r>
      <w:r w:rsidRPr="00CD2636">
        <w:rPr>
          <w:rFonts w:ascii="Times New Roman" w:eastAsia="Aptos" w:hAnsi="Times New Roman" w:cs="Times New Roman"/>
          <w:b/>
          <w:bCs/>
          <w:kern w:val="0"/>
          <w:sz w:val="20"/>
          <w:szCs w:val="20"/>
          <w:lang w:val="en-US"/>
          <w14:ligatures w14:val="none"/>
        </w:rPr>
        <w:t>.</w:t>
      </w:r>
      <w:r w:rsidRPr="00CD2636">
        <w:rPr>
          <w:rFonts w:ascii="Times New Roman" w:eastAsia="Aptos" w:hAnsi="Times New Roman" w:cs="Times New Roman"/>
          <w:kern w:val="0"/>
          <w:sz w:val="20"/>
          <w:szCs w:val="20"/>
          <w:lang w:val="en-US"/>
          <w14:ligatures w14:val="none"/>
        </w:rPr>
        <w:t xml:space="preserve"> Schematic representation of possible genetic pathways associated </w:t>
      </w:r>
      <w:r w:rsidR="00E578F5" w:rsidRPr="00CD2636">
        <w:rPr>
          <w:rFonts w:ascii="Times New Roman" w:eastAsia="Aptos" w:hAnsi="Times New Roman" w:cs="Times New Roman"/>
          <w:kern w:val="0"/>
          <w:sz w:val="20"/>
          <w:szCs w:val="20"/>
          <w:lang w:val="en-US"/>
          <w14:ligatures w14:val="none"/>
        </w:rPr>
        <w:t>with</w:t>
      </w:r>
      <w:r w:rsidRPr="00CD2636">
        <w:rPr>
          <w:rFonts w:ascii="Times New Roman" w:eastAsia="Aptos" w:hAnsi="Times New Roman" w:cs="Times New Roman"/>
          <w:kern w:val="0"/>
          <w:sz w:val="20"/>
          <w:szCs w:val="20"/>
          <w:lang w:val="en-US"/>
          <w14:ligatures w14:val="none"/>
        </w:rPr>
        <w:t xml:space="preserve"> influx and efflux of As(V) in </w:t>
      </w:r>
      <w:r w:rsidRPr="00CD2636">
        <w:rPr>
          <w:rFonts w:ascii="Times New Roman" w:eastAsia="Aptos" w:hAnsi="Times New Roman" w:cs="Times New Roman"/>
          <w:i/>
          <w:iCs/>
          <w:kern w:val="0"/>
          <w:sz w:val="20"/>
          <w:szCs w:val="20"/>
          <w:lang w:val="en-US"/>
          <w14:ligatures w14:val="none"/>
        </w:rPr>
        <w:t>Exophiala mesophila</w:t>
      </w:r>
      <w:r w:rsidRPr="00CD2636">
        <w:rPr>
          <w:rFonts w:ascii="Times New Roman" w:eastAsia="Aptos" w:hAnsi="Times New Roman" w:cs="Times New Roman"/>
          <w:kern w:val="0"/>
          <w:sz w:val="20"/>
          <w:szCs w:val="20"/>
          <w:lang w:val="en-US"/>
          <w14:ligatures w14:val="none"/>
        </w:rPr>
        <w:t xml:space="preserve"> (As(V)- is the Red spheric). YOR1 - Putative ABC transporter permease protein; FR</w:t>
      </w:r>
      <w:r w:rsidR="00E578F5">
        <w:rPr>
          <w:rFonts w:ascii="Times New Roman" w:eastAsia="Aptos" w:hAnsi="Times New Roman" w:cs="Times New Roman"/>
          <w:kern w:val="0"/>
          <w:sz w:val="20"/>
          <w:szCs w:val="20"/>
          <w:lang w:val="en-US"/>
          <w14:ligatures w14:val="none"/>
        </w:rPr>
        <w:t>P1</w:t>
      </w:r>
      <w:r w:rsidRPr="00CD2636">
        <w:rPr>
          <w:rFonts w:ascii="Times New Roman" w:eastAsia="Aptos" w:hAnsi="Times New Roman" w:cs="Times New Roman"/>
          <w:kern w:val="0"/>
          <w:sz w:val="20"/>
          <w:szCs w:val="20"/>
          <w:lang w:val="en-US"/>
          <w14:ligatures w14:val="none"/>
        </w:rPr>
        <w:t xml:space="preserve"> - Ferric/chelate reductase; HR - Hemerithrin; SOD</w:t>
      </w:r>
      <w:r w:rsidR="00E578F5">
        <w:rPr>
          <w:rFonts w:ascii="Times New Roman" w:eastAsia="Aptos" w:hAnsi="Times New Roman" w:cs="Times New Roman"/>
          <w:kern w:val="0"/>
          <w:sz w:val="20"/>
          <w:szCs w:val="20"/>
          <w:lang w:val="en-US"/>
          <w14:ligatures w14:val="none"/>
        </w:rPr>
        <w:t>2</w:t>
      </w:r>
      <w:r w:rsidRPr="00CD2636">
        <w:rPr>
          <w:rFonts w:ascii="Times New Roman" w:eastAsia="Aptos" w:hAnsi="Times New Roman" w:cs="Times New Roman"/>
          <w:kern w:val="0"/>
          <w:sz w:val="20"/>
          <w:szCs w:val="20"/>
          <w:lang w:val="en-US"/>
          <w14:ligatures w14:val="none"/>
        </w:rPr>
        <w:t xml:space="preserve"> - Superoxide dismutase; PMC1 - Calcium Transport Protein in vacuole; COX - Cytochrome c oxidase; PIC2 - Mitochondrial phosphate carrier protein 2; CRM1 - Chromosome region maintenance protein 1; PSMB7 - Putative Proteasome Subunit Beta 7.</w:t>
      </w:r>
      <w:bookmarkEnd w:id="561"/>
    </w:p>
    <w:p w14:paraId="51B814BD" w14:textId="77777777" w:rsidR="00CD2636" w:rsidRPr="00CD2636" w:rsidRDefault="00CD2636" w:rsidP="00CD2636">
      <w:pPr>
        <w:spacing w:line="259" w:lineRule="auto"/>
        <w:jc w:val="both"/>
        <w:rPr>
          <w:rFonts w:ascii="Times New Roman" w:eastAsia="Aptos" w:hAnsi="Times New Roman" w:cs="Times New Roman"/>
          <w:b/>
          <w:bCs/>
          <w:sz w:val="22"/>
          <w:szCs w:val="22"/>
          <w:lang w:val="en-US"/>
        </w:rPr>
      </w:pPr>
    </w:p>
    <w:p w14:paraId="1E007ED0" w14:textId="4EA042BB" w:rsidR="00CD2636" w:rsidRPr="00184E37" w:rsidRDefault="00CD2636" w:rsidP="00184E37">
      <w:pPr>
        <w:pStyle w:val="Prrafodelista"/>
        <w:keepNext/>
        <w:keepLines/>
        <w:numPr>
          <w:ilvl w:val="1"/>
          <w:numId w:val="10"/>
        </w:numPr>
        <w:spacing w:before="80" w:after="40" w:line="259" w:lineRule="auto"/>
        <w:outlineLvl w:val="3"/>
        <w:rPr>
          <w:rFonts w:ascii="Times New Roman" w:eastAsia="Cambria" w:hAnsi="Times New Roman" w:cs="Times New Roman"/>
          <w:i/>
          <w:iCs/>
          <w:sz w:val="20"/>
          <w:szCs w:val="22"/>
          <w:lang w:val="en-US"/>
        </w:rPr>
      </w:pPr>
      <w:r w:rsidRPr="00184E37">
        <w:rPr>
          <w:rFonts w:ascii="Times New Roman" w:eastAsia="Cambria" w:hAnsi="Times New Roman" w:cs="Times New Roman"/>
          <w:i/>
          <w:iCs/>
          <w:sz w:val="20"/>
          <w:szCs w:val="22"/>
          <w:lang w:val="en-US"/>
        </w:rPr>
        <w:t xml:space="preserve">Chromium Metallotolerance Mechanisms </w:t>
      </w:r>
    </w:p>
    <w:p w14:paraId="140DB779"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Chromium exposure exerts its toxic effects on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at the cellular level, causing significant damage to the cell wall, proteins, DNA, polysaccharides, and overall cellular integrity. This is in contrast to arsenic exposure, where the primary response involves altered transport mechanisms. SR-FTIR analysis revealed that chromium exposure affects the biochemistry of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regardless of melanin inhibition, which suggests a high likelihood of cell lysis. </w:t>
      </w:r>
    </w:p>
    <w:p w14:paraId="508DE224" w14:textId="01716511"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Metal exposure has been linked to the increased biosynthesis of glutathione (GSH), a low-molecular-weight chelator molecule that protects essential metabolic proteins from binding to heavy metals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{"citationItems":[{"id":"ITEM-1","itemData":{"DOI":"10.1016/j.bbamcr.2008.01.023","ISSN":"01674889","PMID":"18298957","abstract":"Apoptosis is associated in many cases with the generation of reactive oxygen species (ROS) in cells across a wide range of organisms including lower eukaryotes such as the yeast Saccharomyces cerevisiae. Currently there are many unresolved questions concerning the relationship between apoptosis and the generation of ROS. These include which ROS are involved in apoptosis, what mechanisms and targets are important and whether apoptosis is triggered by ROS damage or ROS are generated as a consequence or part of the cellular disruption that occurs during cell death. Here we review the nature of the ROS involved, the damage they cause to cells, summarise the responses of S. cerevisiae to ROS and discuss those aspects in which ROS affect cell integrity that may be relevant to the apoptotic process. © 2008 Elsevier B.V. All rights reserved.","author":[{"dropping-particle":"","family":"Perrone","given":"Gabriel G.","non-dropping-particle":"","parse-names":false,"suffix":""},{"dropping-particle":"","family":"Tan","given":"Shi Xiong","non-dropping-particle":"","parse-names":false,"suffix":""},{"dropping-particle":"","family":"Dawes","given":"Ian W.","non-dropping-particle":"","parse-names":false,"suffix":""}],"container-title":"Biochimica et Biophysica Acta - Molecular Cell Research","id":"ITEM-1","issue":"7","issued":{"date-parts":[["2008","7","1"]]},"page":"1354-1368","publisher":"Elsevier","title":"Reactive oxygen species and yeast apoptosis","type":"article","volume":"1783"},"uris":["http://www.mendeley.com/documents/?uuid=c2f849d8-b8f5-3234-98a7-a4f8576d71f6"]}],"mendeley":{"formattedCitation":"(Perrone et al., 2008)","plainTextFormattedCitation":"(Perrone et al., 2008)","previouslyFormattedCitation":"(Perrone et al., 2008)"},"properties":{"noteIndex":0},"schema":"https://github.com/citation-style-language/schema/raw/master/csl-citation.json"}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(Perrone et al., 2008)</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Furthermore, chromium exposure can induce apoptosis through oxidative stress, </w:t>
      </w:r>
      <w:r w:rsidR="00E578F5" w:rsidRPr="00CD2636">
        <w:rPr>
          <w:rFonts w:ascii="Times New Roman" w:eastAsia="Aptos" w:hAnsi="Times New Roman" w:cs="Times New Roman"/>
          <w:sz w:val="20"/>
          <w:szCs w:val="20"/>
          <w:lang w:val="en-US"/>
        </w:rPr>
        <w:t>due to</w:t>
      </w:r>
      <w:r w:rsidRPr="00CD2636">
        <w:rPr>
          <w:rFonts w:ascii="Times New Roman" w:eastAsia="Aptos" w:hAnsi="Times New Roman" w:cs="Times New Roman"/>
          <w:sz w:val="20"/>
          <w:szCs w:val="20"/>
          <w:lang w:val="en-US"/>
        </w:rPr>
        <w:t xml:space="preserve"> increased formation of reactive oxygen species (ROS) and mitochondrial damage. This process involves cytochrome c release, DNA fragmentation, phosphatidylserine exposure, and metacaspase activation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{"citationItems":[{"id":"ITEM-1","itemData":{"DOI":"10.1038/s41598-017-10160-0","ISSN":"20452322","PMID":"28900147","abstract":"For the first time, the heat dried biomass of a newly isolated fungus Arthrinium malaysianum was studied for the toxic Cr(VI) adsorption, involving more than one mechanism like physisorption, chemisorption, oxidation-reduction and chelation. The process was best explained by the pseudo-second order kinetic model and Redlich-Peterson isotherm with maximum predicted biosorption capacity (Q m ) of 100.69 mg g-1. Film-diffusion was the rate-controlling step and the adsorption was spontaneous, endothermic and entropy-driven. The mode of interactions between Cr(VI) ions and fungal biomass were investigated by several methods [Fourier Transform-Infrared Spectroscopy (FT-IR), X-ray Diffraction (XRD) and Energy-Dispersive X-ray spectroscopy (EDX)]. X-ray Photoelectron Spectroscopy (XPS) studies confirmed significant reduction of Cr(VI) into non-toxic Cr(III) species. Further, a modified methodology of Atomic Force Microscopy was successfully attempted to visualize the mycelial ultra-structure change after chromium adsorption. The influence of pH, biomass dose and contact time on Cr(VI) depletion were evaluated by Response Surface Model (RSM). FESEM-EDX analysis also exhibited arsenic (As) and lead (Pb) peaks on fungus surface upon treating with synthetic solutions of NaAsO2 and Pb(NO3)2 respectively. Additionally, the biomass could also remove chromium from industrial effluents, suggesting the fungal biomass as a promising adsorbent for toxic metals removal.","author":[{"dropping-particle":"","family":"Majumder","given":"Rajib","non-dropping-particle":"","parse-names":false,"suffix":""},{"dropping-particle":"","family":"Sheikh","given":"Lubna","non-dropping-particle":"","parse-names":false,"suffix":""},{"dropping-particle":"","family":"Naskar","given":"Animesh","non-dropping-particle":"","parse-names":false,"suffix":""},{"dropping-particle":"","family":"Vineeta","given":"","non-dropping-particle":"","parse-names":false,"suffix":""},{"dropping-particle":"","family":"Mukherjee","given":"Manabendra","non-dropping-particle":"","parse-names":false,"suffix":""},{"dropping-particle":"","family":"Tripathy","given":"Sucheta","non-dropping-particle":"","parse-names":false,"suffix":""}],"container-title":"Scientific Reports","id":"ITEM-1","issue":"1","issued":{"date-parts":[["2017","12","1"]]},"publisher":"Nature Publishing Group","title":"Depletion of Cr(VI) from aqueous solution by heat dried biomass of a newly isolated fungus Arthrinium malaysianum: A mechanistic approach","type":"article-journal","volume":"7"},"uris":["http://www.mendeley.com/documents/?uuid=753bf632-2722-33d5-9e4a-64232c10dbc2"]}],"mendeley":{"formattedCitation":"(Majumder et al., 2017)","plainTextFormattedCitation":"(Majumder et al., 2017)","previouslyFormattedCitation":"(Majumder et al., 2017)"},"properties":{"noteIndex":0},"schema":"https://github.com/citation-style-language/schema/raw/master/csl-citation.json"}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(Majumder et al., 2017)</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Mitochondria play a crucial role in cell cycle regulation and differentiation, and their membrane permeability is critical during apoptosis. </w:t>
      </w:r>
    </w:p>
    <w:p w14:paraId="6E294F66"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Exposure to chromium triggers rapid changes in gene expression in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contrasting with the significant supramolecular changes observed through SR-FTIR analysis. Notably, there is upregulation of genes associated with cellular detoxification, including those encoding NDH-quinone: NADPH dehydrogenase quinone (YCP4) and peroxisomal catalase (CAT). This finding suggests the activation of defense mechanisms against chromium-induced stress. Intriguingly, overexpression of NDH-quinone is observed. This is consistent with the reduction of chromium Cr(VI) to Cr(III) under aerobic conditions, a process typically associated with soluble chromate reductases that utilize NADH or NADPH as cofactors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10.1111/1574-6976.12051","author":[{"dropping-particle":"","family":"Viti","given":"Carlo","non-dropping-particle":"","parse-names":false,"suffix":""},{"dropping-particle":"","family":"Marchi","given":"Emmanuela","non-dropping-particle":"","parse-names":false,"suffix":""},{"dropping-particle":"","family":"Decorosi","given":"Francesca","non-dropping-particle":"","parse-names":false,"suffix":""},{"dropping-particle":"","family":"Giovannetti","given":"Luciana","non-dropping-particle":"","parse-names":false,"suffix":""}],"id":"ITEM-1","issue":"Vi","issued":{"date-parts":[["2014"]]},"page":"633-659","title":"Molecular mechanisms of Cr ( VI ) resistance in bacteria and fungi","type":"article-journal","volume":"38"},"uris":["http://www.mendeley.com/documents/?uuid=35f0e6f6-2fbc-4f13-ac77-4f70a142ae9f"]}],"mendeley":{"formattedCitation":"(Viti et al., 2014)","plainTextFormattedCitation":"(Viti et al., 2014)","previouslyFormattedCitation":"(Viti et al., 2014)"},"properties":{"noteIndex":0},"schema":"https://github.com/citation-style-language/schema/raw/master/csl-citation.json"}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(Viti et al., 2014)</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However, it is important to note that this NADPH-dependent reduction of Cr(VI) to Cr(III) generates reactive oxygen species (ROS) intermediates. The upregulation of catalase (CAT) suggests a potential mechanism for controlling these ROS intermediates. Additionally, quinols produced by the quinone reductase activity of NDH-quinone confer tolerance to ROS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{"citationItems":[{"id":"ITEM-1","itemData":{"DOI":"10.1074/jbc.M501654200","ISSN":"00219258","PMID":"15840577","abstract":"Most bacteria contain soluble quinone-reducing flavoenzymes. However, no biological benefit for this activity has previously been demonstrated. ChrR of Pseudomonas putida is one such enzyme that has also been characterized as a chromate reductase; yet we propose that it is the quinone-reducing activity of ChrR that has the greatest biological significance. ChrR reduces quinones by simultaneous two-electron transfer, avoiding formation of highly reactive semiquinone intermediates and producing quinols that promote tolerance of H 2O2. Expression of chrR was induced by H2O 2, and levels of chrR expression in overexpressing, wild type, and knock-out mutant strains correlated with the H2O2 tolerance and scavenging ability of each strain. The chrR expression level also correlated with intracellular H2O2 levels as measured by protein carbonylation assays and fluorescence-activated cell scanning analysis with the H2O2-responsive dye H2DCFDA. Thus, enhancing the activity of ChrR in a chromate-remediating bacterial strain may not only increase the rate of chromate transformation, it may also augment the capacity of these cells to withstand the unavoidable production of H 2O2 that accompanies chromate reduction. © 2005 by The American Society for Biochemistry and Molecular Biology, Inc.","author":[{"dropping-particle":"","family":"Gonzalez","given":"Claudio F.","non-dropping-particle":"","parse-names":false,"suffix":""},{"dropping-particle":"","family":"Aekerley","given":"David F.","non-dropping-particle":"","parse-names":false,"suffix":""},{"dropping-particle":"V.","family":"Lynch","given":"Susan","non-dropping-particle":"","parse-names":false,"suffix":""},{"dropping-particle":"","family":"Matin","given":"A.","non-dropping-particle":"","parse-names":false,"suffix":""}],"container-title":"Journal of Biological Chemistry","id":"ITEM-1","issue":"24","issued":{"date-parts":[["2005","6","17"]]},"page":"22590-22595","publisher":"Elsevier","title":"ChrR, a soluble quinone reductase of Pseudomonas putida that defends against H2O2","type":"article-journal","volume":"280"},"uris":["http://www.mendeley.com/documents/?uuid=d0fde300-7dd8-35aa-a84b-8ca831568e4a"]}],"mendeley":{"formattedCitation":"(Gonzalez et al., 2005)","plainTextFormattedCitation":"(Gonzalez et al., 2005)","previouslyFormattedCitation":"(Gonzalez et al., 2005)"},"properties":{"noteIndex":0},"schema":"https://github.com/citation-style-language/schema/raw/master/csl-citation.json"}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(Gonzalez et al., 2005)</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Therefore, it is possible that the ROS generated by NDH-quinone during Cr(VI) reduction are neutralized by the quinols formed by the same enzyme. This creates a potential self-regulating system for managing ROS production during chromium detoxification.</w:t>
      </w:r>
    </w:p>
    <w:p w14:paraId="41D7F178"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Exposure to chromium triggers diverse responses in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including the upregulation of genes associated with various transport mechanisms. Gene Ontology (GO) analysis revealed significant changes in biological processes and molecular functions related to transport. Among the highly expressed genes, those encoding transporter proteins stand out, including </w:t>
      </w:r>
      <w:r w:rsidRPr="00900A5D">
        <w:rPr>
          <w:rFonts w:ascii="Times New Roman" w:eastAsia="Aptos" w:hAnsi="Times New Roman" w:cs="Times New Roman"/>
          <w:sz w:val="20"/>
          <w:szCs w:val="20"/>
          <w:highlight w:val="yellow"/>
          <w:lang w:val="en-US"/>
        </w:rPr>
        <w:t>K/Na efflux P-type ATPase (fungal type) (ENA1)</w:t>
      </w:r>
      <w:r w:rsidRPr="00CD2636">
        <w:rPr>
          <w:rFonts w:ascii="Times New Roman" w:eastAsia="Aptos" w:hAnsi="Times New Roman" w:cs="Times New Roman"/>
          <w:sz w:val="20"/>
          <w:szCs w:val="20"/>
          <w:lang w:val="en-US"/>
        </w:rPr>
        <w:t xml:space="preserve">, copper-translocating P-type ATPase (ctpA), electron carrier (ETC), and </w:t>
      </w:r>
      <w:r w:rsidRPr="00900A5D">
        <w:rPr>
          <w:rFonts w:ascii="Times New Roman" w:eastAsia="Aptos" w:hAnsi="Times New Roman" w:cs="Times New Roman"/>
          <w:sz w:val="20"/>
          <w:szCs w:val="20"/>
          <w:highlight w:val="yellow"/>
          <w:lang w:val="en-US"/>
        </w:rPr>
        <w:t>F-actin-capping protein alpha subunit (CAP1)</w:t>
      </w:r>
      <w:r w:rsidRPr="00CD2636">
        <w:rPr>
          <w:rFonts w:ascii="Times New Roman" w:eastAsia="Aptos" w:hAnsi="Times New Roman" w:cs="Times New Roman"/>
          <w:sz w:val="20"/>
          <w:szCs w:val="20"/>
          <w:lang w:val="en-US"/>
        </w:rPr>
        <w:t>. This suggests a multifaceted adaptation for chromium transport into the cytosol. These transport mechanisms may also facilitate the reduction of Cr(VI) and the release of reduced chromium compounds, such as CrO</w:t>
      </w:r>
      <w:r w:rsidRPr="00CB4E7B">
        <w:rPr>
          <w:rFonts w:ascii="Times New Roman" w:eastAsia="Aptos" w:hAnsi="Times New Roman" w:cs="Times New Roman"/>
          <w:sz w:val="20"/>
          <w:szCs w:val="20"/>
          <w:vertAlign w:val="subscript"/>
          <w:lang w:val="en-US"/>
        </w:rPr>
        <w:t>4</w:t>
      </w:r>
      <w:r w:rsidRPr="00CD2636">
        <w:rPr>
          <w:rFonts w:ascii="Times New Roman" w:eastAsia="Aptos" w:hAnsi="Times New Roman" w:cs="Times New Roman"/>
          <w:sz w:val="20"/>
          <w:szCs w:val="20"/>
          <w:lang w:val="en-US"/>
        </w:rPr>
        <w:t xml:space="preserve">²⁻ and SO4²⁻. GO analysis indicates involvement in iron-sulfur cluster binding, potentially implicating the electron transport chain (ETC) of complex I. This ETC could utilize S(0) or Fe(0) as inorganic electron donors for biological Cr(VI) reduction. </w:t>
      </w:r>
    </w:p>
    <w:p w14:paraId="6CF4C03B"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The oxygen-containing functional groups of melanin (C–O, CO–OH, C–OH, and C–O–R) could also serve as electron donors (π electrons) for Cr(VI) reduction. SR-FTIR analysis revealed a decrease in the C=O stretch ratio in chromium- and melanin-exposed samples compared to the control. This observation suggests that during the interaction between Cr(VI) and fungal biomass, some C–O groups may be oxidized to C=O, leading to the reduction of Cr(VI) to Cr(III). Similar observations have been reported by other researchers, suggesting that fungi can bind Cr(VI) to available carboxyl groups on their mycelia, converting Cr(IV) to non-toxic Cr(III)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{"citationItems":[{"id":"ITEM-1","itemData":{"DOI":"10.1038/s41598-017-10160-0","ISSN":"20452322","PMID":"28900147","abstract":"For the first time, the heat dried biomass of a newly isolated fungus Arthrinium malaysianum was studied for the toxic Cr(VI) adsorption, involving more than one mechanism like physisorption, chemisorption, oxidation-reduction and chelation. The process was best explained by the pseudo-second order kinetic model and Redlich-Peterson isotherm with maximum predicted biosorption capacity (Q m ) of 100.69 mg g-1. Film-diffusion was the rate-controlling step and the adsorption was spontaneous, endothermic and entropy-driven. The mode of interactions between Cr(VI) ions and fungal biomass were investigated by several methods [Fourier Transform-Infrared Spectroscopy (FT-IR), X-ray Diffraction (XRD) and Energy-Dispersive X-ray spectroscopy (EDX)]. X-ray Photoelectron Spectroscopy (XPS) studies confirmed significant reduction of Cr(VI) into non-toxic Cr(III) species. Further, a modified methodology of Atomic Force Microscopy was successfully attempted to visualize the mycelial ultra-structure change after chromium adsorption. The influence of pH, biomass dose and contact time on Cr(VI) depletion were evaluated by Response Surface Model (RSM). FESEM-EDX analysis also exhibited arsenic (As) and lead (Pb) peaks on fungus surface upon treating with synthetic solutions of NaAsO2 and Pb(NO3)2 respectively. Additionally, the biomass could also remove chromium from industrial effluents, suggesting the fungal biomass as a promising adsorbent for toxic metals removal.","author":[{"dropping-particle":"","family":"Majumder","given":"Rajib","non-dropping-particle":"","parse-names":false,"suffix":""},{"dropping-particle":"","family":"Sheikh","given":"Lubna","non-dropping-particle":"","parse-names":false,"suffix":""},{"dropping-particle":"","family":"Naskar","given":"Animesh","non-dropping-particle":"","parse-names":false,"suffix":""},{"dropping-particle":"","family":"Vineeta","given":"","non-dropping-particle":"","parse-names":false,"suffix":""},{"dropping-particle":"","family":"Mukherjee","given":"Manabendra","non-dropping-particle":"","parse-names":false,"suffix":""},{"dropping-particle":"","family":"Tripathy","given":"Sucheta","non-dropping-particle":"","parse-names":false,"suffix":""}],"container-title":"Scientific Reports","id":"ITEM-1","issue":"1","issued":{"date-parts":[["2017","12","1"]]},"publisher":"Nature Publishing Group","title":"Depletion of Cr(VI) from aqueous solution by heat dried biomass of a newly isolated fungus Arthrinium malaysianum: A mechanistic approach","type":"article-journal","volume":"7"},"uris":["http://www.mendeley.com/documents/?uuid=753bf632-2722-33d5-9e4a-64232c10dbc2"]},{"id":"ITEM-2","itemData":{"DOI":"10.1016/j.colsurfa.2010.11.022","abstract":"Although biopolymers are focusing the attention of researchers as potential adsorbents for heavy metal removal, little information is given about the properties of the resulting complexes. This information would also bring a better understanding of the mechanisms involved in metal binding to the polymer. XPS (X-ray photo-electron spectroscopy) is a powerful technique to investigate how metal ions bind onto these matrices. In this study, copper, chromium and mercury ions were adsorbed on natural and crosslinked (glutaraldehyde and epichlorohydrin) chitosan matrices, which present diverse functional groups and may induce different adsorption mechanisms. X-ray photoelectron spectroscopy (XPS) revealed that these metals bind to glutaraldehyde-crosslinked chitosan, differently from the other two kinds of matrices. Hence, amino group availability and the formation of new structures such as imino bonds are key factors. Copper(II) stabilization was found to be poor in glutaraldehyde-crosslinked chi-tosan. Conversely, Hg(II) ions present higher adsorption capacity in this kind of matrix. Chromium(VI) was reduced in all three matrices. In this case, chromium(VI) is probably not well stabilized by the functional groups of these polymers and may also undergo the action of their reducing groups.","author":[{"dropping-particle":"","family":"Vieira","given":"Rodrigo S","non-dropping-particle":"","parse-names":false,"suffix":""},{"dropping-particle":"","family":"Lisa Oliveira","given":"Mona M","non-dropping-particle":"","parse-names":false,"suffix":""},{"dropping-particle":"","family":"Guibal","given":"Eric","non-dropping-particle":"","parse-names":false,"suffix":""},{"dropping-particle":"","family":"Rodríguez-Castellón","given":"Enrique","non-dropping-particle":"","parse-names":false,"suffix":""},{"dropping-particle":"","family":"Beppu","given":"Marisa M","non-dropping-particle":"","parse-names":false,"suffix":""}],"container-title":"Physicochem. Eng. Aspects","id":"ITEM-2","issued":{"date-parts":[["2010"]]},"page":"108-114","title":"Copper, mercury and chromium adsorption on natural and crosslinked chitosan films: An XPS investigation of mechanism","type":"article-journal","volume":"374"},"uris":["http://www.mendeley.com/documents/?uuid=c2096537-c60c-3593-a5b9-75ae7af02b41"]}],"mendeley":{"formattedCitation":"(Vieira et al., 2010; Majumder et al., 2017)","plainTextFormattedCitation":"(Vieira et al., 2010; Majumder et al., 2017)","previouslyFormattedCitation":"(Vieira et al., 2010; Majumder et al., 2017)"},"properties":{"noteIndex":0},"schema":"https://github.com/citation-style-language/schema/raw/master/csl-citation.json"}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(Vieira et al., 2010; Majumder et al., 2017)</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Furthermore, SR-FTIR analysis detected changes in frequencies between C-O streching in the chromium-exposure treatments. These changes may represent the formation of Cr(III)-phosphate complex moieties. Majumder et al. (2017) reported the oxidation of C–O groups to C=O under Cr(VI) exposure and also found the involvement of phosphate and sulfonyl groups in chromate ion coordination. Additionally, they observed shifts in peaks from 1,029 cm⁻¹ to 1,033 cm⁻¹ and 531 cm⁻¹ to 576 cm⁻¹, potentially indicating the formation of Cr(III)-phosphate compounds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{"citationItems":[{"id":"ITEM-1","itemData":{"DOI":"10.1038/s41598-017-10160-0","ISSN":"20452322","PMID":"28900147","abstract":"For the first time, the heat dried biomass of a newly isolated fungus Arthrinium malaysianum was studied for the toxic Cr(VI) adsorption, involving more than one mechanism like physisorption, chemisorption, oxidation-reduction and chelation. The process was best explained by the pseudo-second order kinetic model and Redlich-Peterson isotherm with maximum predicted biosorption capacity (Q m ) of 100.69 mg g-1. Film-diffusion was the rate-controlling step and the adsorption was spontaneous, endothermic and entropy-driven. The mode of interactions between Cr(VI) ions and fungal biomass were investigated by several methods [Fourier Transform-Infrared Spectroscopy (FT-IR), X-ray Diffraction (XRD) and Energy-Dispersive X-ray spectroscopy (EDX)]. X-ray Photoelectron Spectroscopy (XPS) studies confirmed significant reduction of Cr(VI) into non-toxic Cr(III) species. Further, a modified methodology of Atomic Force Microscopy was successfully attempted to visualize the mycelial ultra-structure change after chromium adsorption. The influence of pH, biomass dose and contact time on Cr(VI) depletion were evaluated by Response Surface Model (RSM). FESEM-EDX analysis also exhibited arsenic (As) and lead (Pb) peaks on fungus surface upon treating with synthetic solutions of NaAsO2 and Pb(NO3)2 respectively. Additionally, the biomass could also remove chromium from industrial effluents, suggesting the fungal biomass as a promising adsorbent for toxic metals removal.","author":[{"dropping-particle":"","family":"Majumder","given":"Rajib","non-dropping-particle":"","parse-names":false,"suffix":""},{"dropping-particle":"","family":"Sheikh","given":"Lubna","non-dropping-particle":"","parse-names":false,"suffix":""},{"dropping-particle":"","family":"Naskar","given":"Animesh","non-dropping-particle":"","parse-names":false,"suffix":""},{"dropping-particle":"","family":"Vineeta","given":"","non-dropping-particle":"","parse-names":false,"suffix":""},{"dropping-particle":"","family":"Mukherjee","given":"Manabendra","non-dropping-particle":"","parse-names":false,"suffix":""},{"dropping-particle":"","family":"Tripathy","given":"Sucheta","non-dropping-particle":"","parse-names":false,"suffix":""}],"container-title":"Scientific Reports","id":"ITEM-1","issue":"1","issued":{"date-parts":[["2017","12","1"]]},"publisher":"Nature Publishing Group","title":"Depletion of Cr(VI) from aqueous solution by heat dried biomass of a newly isolated fungus Arthrinium malaysianum: A mechanistic approach","type":"article-journal","volume":"7"},"uris":["http://www.mendeley.com/documents/?uuid=753bf632-2722-33d5-9e4a-64232c10dbc2"]}],"mendeley":{"formattedCitation":"(Majumder et al., 2017)","plainTextFormattedCitation":"(Majumder et al., 2017)","previouslyFormattedCitation":"(Majumder et al., 2017)"},"properties":{"noteIndex":0},"schema":"https://github.com/citation-style-language/schema/raw/master/csl-citation.json"}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(Majumder et al., 2017)</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Overall, the findings highlight the complex interplay between reduction mechanisms of Cr(VI), and melanin-mediated redox reactions in the chromium of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w:t>
      </w:r>
    </w:p>
    <w:p w14:paraId="047F94DE"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Exposure to chromium has a profound impact on various metabolic pathways in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as revealed by KEGG pathway analysis. Notably, purine and pyrimidine metabolism, which provide building blocks for DNA and RNA synthesis, are significantly affected. These combined effects highlight the widespread cellular disruption caused by chromium exposure (Poljsak et al., 2010). To counteract chromium-induced DNA damage, two types of proteins involved in DNA repair processes were overexpressed, as indicated by Gene Ontology (GO) analysis: DNA protein rad2 (RAD2) and ATP-dependent DNA helicase II (</w:t>
      </w:r>
      <w:r w:rsidRPr="00CD2636">
        <w:rPr>
          <w:rFonts w:ascii="Times New Roman" w:eastAsia="Aptos" w:hAnsi="Times New Roman" w:cs="Times New Roman"/>
          <w:color w:val="0A0A0A"/>
          <w:sz w:val="20"/>
          <w:szCs w:val="20"/>
          <w:shd w:val="clear" w:color="auto" w:fill="FBFEFF"/>
          <w:lang w:val="en-US"/>
        </w:rPr>
        <w:t>ku70)</w:t>
      </w:r>
      <w:r w:rsidRPr="00CD2636">
        <w:rPr>
          <w:rFonts w:ascii="Times New Roman" w:eastAsia="Aptos" w:hAnsi="Times New Roman" w:cs="Times New Roman"/>
          <w:sz w:val="20"/>
          <w:szCs w:val="20"/>
          <w:lang w:val="en-US"/>
        </w:rPr>
        <w:t xml:space="preserve">. </w:t>
      </w:r>
    </w:p>
    <w:p w14:paraId="2D7EBED3"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The disruption of DNA integrity and the subsequent repair mechanisms are accompanied by alterations in energy regulation through oxidative phosphorylation. This suggests that cells attempt to maintain energy production despite the stress induced by chromium exposure. In addition to autophagy-related metabolic pathways, the upregulation of autophagy genes reveals another adaptive mechanism employed by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to cope with chromium-induced stress. Autophagy is an essential cellular process that involves the recycling of damaged or unnecessary cytoplasmic components through lysosomal degradation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{"citationItems":[{"id":"ITEM-1","itemData":{"DOI":"10.3390/CELLS1030597","ISSN":"20734409","PMID":"24710492","abstract":"In recent years, research on the autophagic process has greatly increased, invading the fields of biology and medicine. Several markers of the autophagic process have been discovered and various strategies have been reported studying this molecular process in different biological systems in both physiological and stress conditions. Furthermore, mechanisms of metalloid- or heavy metal-induced toxicity continue to be of interest given the ubiquitous nature and distribution of these contaminants in the environment where they often play the role of pollutants of numerous organisms. The aim of this review is a critical analysis and correlation of knowledge of autophagic mechanisms studied under stress for the most common arsenic (As) and cadmium (Cd) compounds. In this review we report data obtained in different experimental models for each compound, highlighting similarities and/or differences in the activation of autophagic processes. A more detailed discussion will concern the activation of autophagy in Cd-exposed sea urchin embryo since it is a suitable model system that is very sensitive to environmental stress, and Cd is one of the most studied heavy metal inductors of stress and modulator of different factors such as: protein kinase and phosphatase, caspases, mitochondria, heat shock proteins, metallothioneins, transcription factors, reactive oxygen species, apoptosis and autophagy.","author":[{"dropping-particle":"","family":"Chiarelli","given":"Roberto","non-dropping-particle":"","parse-names":false,"suffix":""},{"dropping-particle":"","family":"Roccheri","given":"Maria Carmela","non-dropping-particle":"","parse-names":false,"suffix":""}],"container-title":"Cells","id":"ITEM-1","issue":"3","issued":{"date-parts":[["2012","8","27"]]},"page":"597","publisher":"Multidisciplinary Digital Publishing Institute  (MDPI)","title":"Heavy Metals and Metalloids as Autophagy Inducing Agents: Focus on Cadmium and Arsenic","type":"article-journal","volume":"1"},"uris":["http://www.mendeley.com/documents/?uuid=0ffbe525-95cc-37e1-b9ad-a01f6008612f"]}],"mendeley":{"formattedCitation":"(Chiarelli and Roccheri, 2012)","plainTextFormattedCitation":"(Chiarelli and Roccheri, 2012)","previouslyFormattedCitation":"(Chiarelli and Roccheri, 2012)"},"properties":{"noteIndex":0},"schema":"https://github.com/citation-style-language/schema/raw/master/csl-citation.json"}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(Chiarelli and Roccheri, 2012)</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Fatty acid degradation may also highlight a crucial role for melanin as an electron acceptor in lipid degradation reactions. This electron-accepting capacity of melanin could potentially reduce the generation of reactive oxygen species (ROS) during lipid metabolism. Consequently, melanin might act as a protective mechanism against chromium-induced oxidative stress. </w:t>
      </w:r>
    </w:p>
    <w:p w14:paraId="726B64A3"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Intriguingly, chromium exposure appears to induce the metabolic activity of tyrosine, tryptophan, and phenylalanine, potentially leading to melanin production via the dopa-melanin pathway. This finding contrasts with the previously observed tricyclazole-induced inhibition of DHN-melanin synthesis in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This suggests a remarkable ability for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to produce melanin through distinct pathways depending on the specific environmental stress encountered. However, increased tyrosine metabolism does not solely confirm melanin synthesis. It could contribute to protein synthesis for fungal growth, or alternatively, tyrosine degradation could serve as an energy source during limited nutrients. Notably, previous studies reported similar observations: overexpression of tyrosine metabolism in </w:t>
      </w:r>
      <w:r w:rsidRPr="00CD2636">
        <w:rPr>
          <w:rFonts w:ascii="Times New Roman" w:eastAsia="Aptos" w:hAnsi="Times New Roman" w:cs="Times New Roman"/>
          <w:i/>
          <w:iCs/>
          <w:sz w:val="20"/>
          <w:szCs w:val="20"/>
          <w:lang w:val="en-US"/>
        </w:rPr>
        <w:t>Exophiala pisciphila</w:t>
      </w:r>
      <w:r w:rsidRPr="00CD2636">
        <w:rPr>
          <w:rFonts w:ascii="Times New Roman" w:eastAsia="Aptos" w:hAnsi="Times New Roman" w:cs="Times New Roman"/>
          <w:sz w:val="20"/>
          <w:szCs w:val="20"/>
          <w:lang w:val="en-US"/>
        </w:rPr>
        <w:t xml:space="preserve">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{"citationItems":[{"id":"ITEM-1","itemData":{"DOI":"10.1016/j.micres.2014.09.005","abstract":"Dark septate endophytes (DSE) ubiquitously colonize the roots of plants growing in extreme heavy metals (HMs)-contaminated soils. Little is known about the overall molecular response of DSE to excessive HMs. Therefore, RNA-seq was performed through Illumina Hiseq 2000 sequencing based on two cDNA libraries of the DSE strain Exophiala pisciphila, cultured under cadmium (Cd)-free and Cd-stressed conditions, and 21,376 unigenes were generated. In total, 575 differentially expressed genes (DEGs) were obtained. Approximately 40% of the DEGs (228 unigenes) were involved in 10 well-known HMs-tolerant pathways, conferring the extreme cadmium (Cd) tolerance of E. pisciphila, including metal ion binding and transportation , organic acid metabolism and transportation, reactive oxygen species (ROS) scavenging, redox homeostasis, transcription factors production, sulfate assimilation, DNA repair and cell wall integrity maintenance, etc. Our results indicate that integral tactics associated with the collaboration of extracel-lular and intracellular mechanisms contribute to the enhanced HMs tolerance of this fungus. This study represents the first investigation of the transcriptome of DSE under Cd stress, and our results provide valuable information for future molecular studies of HMs tolerance in fungi.","author":[{"dropping-particle":"","family":"Zhao","given":"Dake","non-dropping-particle":"","parse-names":false,"suffix":""},{"dropping-particle":"","family":"Li","given":"Tao","non-dropping-particle":"","parse-names":false,"suffix":""},{"dropping-particle":"","family":"Shen","given":"Mi","non-dropping-particle":"","parse-names":false,"suffix":""},{"dropping-particle":"","family":"Wang","given":"Junling","non-dropping-particle":"","parse-names":false,"suffix":""},{"dropping-particle":"","family":"Zhao","given":"Zhiwei","non-dropping-particle":"","parse-names":false,"suffix":""}],"container-title":"Microbiological Research","id":"ITEM-1","issued":{"date-parts":[["2015"]]},"page":"27-35","title":"Diverse strategies conferring extreme cadmium (Cd) tolerance in the dark septate endophyte (DSE), Exophiala pisciphila: Evidence from RNA-seq data","type":"article-journal","volume":"170"},"uris":["http://www.mendeley.com/documents/?uuid=a43962bb-1be6-3ca0-922a-65717b5dd2ed"]}],"mendeley":{"formattedCitation":"(Zhao et al., 2015)","plainTextFormattedCitation":"(Zhao et al., 2015)","previouslyFormattedCitation":"(Zhao et al., 2015)"},"properties":{"noteIndex":0},"schema":"https://github.com/citation-style-language/schema/raw/master/csl-citation.json"}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(Zhao et al., 2015)</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but without a connection to dopa-melanin production. Additionally, another study documented enhanced melatonin synthesis enzymes in </w:t>
      </w:r>
      <w:r w:rsidRPr="00CD2636">
        <w:rPr>
          <w:rFonts w:ascii="Times New Roman" w:eastAsia="Aptos" w:hAnsi="Times New Roman" w:cs="Times New Roman"/>
          <w:i/>
          <w:iCs/>
          <w:sz w:val="20"/>
          <w:szCs w:val="20"/>
          <w:lang w:val="en-US"/>
        </w:rPr>
        <w:t>E. pisciphila</w:t>
      </w:r>
      <w:r w:rsidRPr="00CD2636">
        <w:rPr>
          <w:rFonts w:ascii="Times New Roman" w:eastAsia="Aptos" w:hAnsi="Times New Roman" w:cs="Times New Roman"/>
          <w:sz w:val="20"/>
          <w:szCs w:val="20"/>
          <w:lang w:val="en-US"/>
        </w:rPr>
        <w:t xml:space="preserve"> driven by tryptophan hydroxylase activity (Yu et al., 2021). These findings highlight the diverse metabolic pathways </w:t>
      </w:r>
      <w:r w:rsidRPr="00CD2636">
        <w:rPr>
          <w:rFonts w:ascii="Times New Roman" w:eastAsia="Aptos" w:hAnsi="Times New Roman" w:cs="Times New Roman"/>
          <w:i/>
          <w:iCs/>
          <w:sz w:val="20"/>
          <w:szCs w:val="20"/>
          <w:lang w:val="en-US"/>
        </w:rPr>
        <w:t>Exophiala</w:t>
      </w:r>
      <w:r w:rsidRPr="00CD2636">
        <w:rPr>
          <w:rFonts w:ascii="Times New Roman" w:eastAsia="Aptos" w:hAnsi="Times New Roman" w:cs="Times New Roman"/>
          <w:sz w:val="20"/>
          <w:szCs w:val="20"/>
          <w:lang w:val="en-US"/>
        </w:rPr>
        <w:t xml:space="preserve"> species can utilize for melanin production depending on the specific environmental stressor.</w:t>
      </w:r>
    </w:p>
    <w:p w14:paraId="63C68099" w14:textId="1D00C611" w:rsidR="00FD1FD0" w:rsidRPr="00CD2636" w:rsidRDefault="00FD1FD0" w:rsidP="00CD2636">
      <w:pPr>
        <w:rPr>
          <w:rFonts w:ascii="Times New Roman" w:hAnsi="Times New Roman" w:cs="Times New Roman"/>
          <w:lang w:val="en-US"/>
        </w:rPr>
      </w:pPr>
    </w:p>
    <w:p w14:paraId="51405CA0" w14:textId="77777777" w:rsidR="00FD1FD0" w:rsidRPr="00CD2636" w:rsidRDefault="00FD1FD0" w:rsidP="00FD1FD0">
      <w:pPr>
        <w:rPr>
          <w:rFonts w:ascii="Times New Roman" w:hAnsi="Times New Roman" w:cs="Times New Roman"/>
          <w:lang w:val="en-US"/>
        </w:rPr>
      </w:pPr>
      <w:r w:rsidRPr="00CD2636">
        <w:rPr>
          <w:rFonts w:ascii="Times New Roman" w:hAnsi="Times New Roman" w:cs="Times New Roman"/>
          <w:lang w:val="en-US"/>
        </w:rPr>
        <w:t xml:space="preserve"> </w:t>
      </w:r>
    </w:p>
    <w:p w14:paraId="2D2E474F" w14:textId="77777777" w:rsidR="00FD1FD0" w:rsidRPr="00CD2636" w:rsidRDefault="00FD1FD0" w:rsidP="00FD1FD0">
      <w:pPr>
        <w:rPr>
          <w:rFonts w:ascii="Times New Roman" w:hAnsi="Times New Roman" w:cs="Times New Roman"/>
          <w:lang w:val="en-US"/>
        </w:rPr>
      </w:pPr>
    </w:p>
    <w:p w14:paraId="156DE3F2" w14:textId="77777777" w:rsidR="00CD2636" w:rsidRPr="00CD2636" w:rsidRDefault="00CD2636" w:rsidP="00CD2636">
      <w:pPr>
        <w:keepNext/>
        <w:spacing w:before="120" w:after="240" w:line="240" w:lineRule="auto"/>
        <w:jc w:val="both"/>
        <w:rPr>
          <w:rFonts w:ascii="Times New Roman" w:eastAsia="Aptos" w:hAnsi="Times New Roman" w:cs="Times New Roman"/>
          <w:kern w:val="0"/>
          <w:sz w:val="20"/>
          <w:szCs w:val="20"/>
          <w:lang w:val="en-US"/>
          <w14:ligatures w14:val="none"/>
        </w:rPr>
      </w:pPr>
      <w:r w:rsidRPr="00CD2636">
        <w:rPr>
          <w:rFonts w:ascii="Times New Roman" w:eastAsia="Aptos" w:hAnsi="Times New Roman" w:cs="Times New Roman"/>
          <w:b/>
          <w:bCs/>
          <w:kern w:val="0"/>
          <w:sz w:val="20"/>
          <w:szCs w:val="20"/>
          <w:lang w:val="en-US"/>
          <w14:ligatures w14:val="none"/>
        </w:rPr>
        <w:t xml:space="preserve">Figure </w:t>
      </w:r>
      <w:r w:rsidRPr="00CD2636">
        <w:rPr>
          <w:rFonts w:ascii="Times New Roman" w:eastAsia="Aptos" w:hAnsi="Times New Roman" w:cs="Times New Roman"/>
          <w:b/>
          <w:bCs/>
          <w:kern w:val="0"/>
          <w:sz w:val="20"/>
          <w:szCs w:val="20"/>
          <w:lang w:val="en-US"/>
          <w14:ligatures w14:val="none"/>
        </w:rPr>
        <w:fldChar w:fldCharType="begin"/>
      </w:r>
      <w:r w:rsidRPr="00CD2636">
        <w:rPr>
          <w:rFonts w:ascii="Times New Roman" w:eastAsia="Aptos" w:hAnsi="Times New Roman" w:cs="Times New Roman"/>
          <w:b/>
          <w:bCs/>
          <w:kern w:val="0"/>
          <w:sz w:val="20"/>
          <w:szCs w:val="20"/>
          <w:lang w:val="en-US"/>
          <w14:ligatures w14:val="none"/>
        </w:rPr>
        <w:instrText xml:space="preserve"> SEQ Figu \* ARABIC </w:instrText>
      </w:r>
      <w:r w:rsidRPr="00CD2636">
        <w:rPr>
          <w:rFonts w:ascii="Times New Roman" w:eastAsia="Aptos" w:hAnsi="Times New Roman" w:cs="Times New Roman"/>
          <w:b/>
          <w:bCs/>
          <w:kern w:val="0"/>
          <w:sz w:val="20"/>
          <w:szCs w:val="20"/>
          <w:lang w:val="en-US"/>
          <w14:ligatures w14:val="none"/>
        </w:rPr>
        <w:fldChar w:fldCharType="separate"/>
      </w:r>
      <w:r w:rsidRPr="00CD2636">
        <w:rPr>
          <w:rFonts w:ascii="Times New Roman" w:eastAsia="Aptos" w:hAnsi="Times New Roman" w:cs="Times New Roman"/>
          <w:b/>
          <w:bCs/>
          <w:noProof/>
          <w:kern w:val="0"/>
          <w:sz w:val="20"/>
          <w:szCs w:val="20"/>
          <w:lang w:val="en-US"/>
          <w14:ligatures w14:val="none"/>
        </w:rPr>
        <w:t>11</w:t>
      </w:r>
      <w:r w:rsidRPr="00CD2636">
        <w:rPr>
          <w:rFonts w:ascii="Times New Roman" w:eastAsia="Aptos" w:hAnsi="Times New Roman" w:cs="Times New Roman"/>
          <w:b/>
          <w:bCs/>
          <w:kern w:val="0"/>
          <w:sz w:val="20"/>
          <w:szCs w:val="20"/>
          <w:lang w:val="en-US"/>
          <w14:ligatures w14:val="none"/>
        </w:rPr>
        <w:fldChar w:fldCharType="end"/>
      </w:r>
      <w:r w:rsidRPr="00CD2636">
        <w:rPr>
          <w:rFonts w:ascii="Times New Roman" w:eastAsia="Aptos" w:hAnsi="Times New Roman" w:cs="Times New Roman"/>
          <w:b/>
          <w:bCs/>
          <w:kern w:val="0"/>
          <w:sz w:val="20"/>
          <w:szCs w:val="20"/>
          <w:lang w:val="en-US"/>
          <w14:ligatures w14:val="none"/>
        </w:rPr>
        <w:t xml:space="preserve">. </w:t>
      </w:r>
      <w:r w:rsidRPr="00CD2636">
        <w:rPr>
          <w:rFonts w:ascii="Times New Roman" w:eastAsia="Aptos" w:hAnsi="Times New Roman" w:cs="Times New Roman"/>
          <w:kern w:val="0"/>
          <w:sz w:val="20"/>
          <w:szCs w:val="20"/>
          <w:lang w:val="en-US"/>
          <w14:ligatures w14:val="none"/>
        </w:rPr>
        <w:t xml:space="preserve">Schematic representation of possible genetic pathways associated to influx and efflux of Cr(VI) in </w:t>
      </w:r>
      <w:r w:rsidRPr="00CD2636">
        <w:rPr>
          <w:rFonts w:ascii="Times New Roman" w:eastAsia="Aptos" w:hAnsi="Times New Roman" w:cs="Times New Roman"/>
          <w:i/>
          <w:iCs/>
          <w:kern w:val="0"/>
          <w:sz w:val="20"/>
          <w:szCs w:val="20"/>
          <w:lang w:val="en-US"/>
          <w14:ligatures w14:val="none"/>
        </w:rPr>
        <w:t>Exophiala mesophila</w:t>
      </w:r>
      <w:r w:rsidRPr="00CD2636">
        <w:rPr>
          <w:rFonts w:ascii="Times New Roman" w:eastAsia="Aptos" w:hAnsi="Times New Roman" w:cs="Times New Roman"/>
          <w:kern w:val="0"/>
          <w:sz w:val="20"/>
          <w:szCs w:val="20"/>
          <w:lang w:val="en-US"/>
          <w14:ligatures w14:val="none"/>
        </w:rPr>
        <w:t xml:space="preserve"> Cr(VI)- is the yellow spheric). YOR1 - Putative ABC transporter permease protein; ENA1 - K/Na efflux P-type ATPase (fungal type); CAP1 - F-actin-capping protein alpha subunit; CAT - Catalase; ETC - Calcium Transport; ctpA - copper-translocating P-type ATPase.</w:t>
      </w:r>
    </w:p>
    <w:p w14:paraId="72FB12B3" w14:textId="77777777" w:rsidR="00CD2636" w:rsidRPr="00CD2636" w:rsidRDefault="00CD2636" w:rsidP="00CD2636">
      <w:pPr>
        <w:spacing w:line="259" w:lineRule="auto"/>
        <w:jc w:val="both"/>
        <w:rPr>
          <w:rFonts w:ascii="Times New Roman" w:eastAsia="Aptos" w:hAnsi="Times New Roman" w:cs="Times New Roman"/>
          <w:sz w:val="22"/>
          <w:szCs w:val="22"/>
          <w:lang w:val="en-US"/>
        </w:rPr>
      </w:pPr>
    </w:p>
    <w:p w14:paraId="2509537E" w14:textId="0F071415" w:rsidR="00CD2636" w:rsidRPr="00184E37" w:rsidRDefault="00CD2636" w:rsidP="00184E37">
      <w:pPr>
        <w:pStyle w:val="Prrafodelista"/>
        <w:keepNext/>
        <w:keepLines/>
        <w:numPr>
          <w:ilvl w:val="0"/>
          <w:numId w:val="15"/>
        </w:numPr>
        <w:spacing w:before="40" w:after="0" w:line="259" w:lineRule="auto"/>
        <w:outlineLvl w:val="2"/>
        <w:rPr>
          <w:rFonts w:ascii="Times New Roman" w:eastAsia="Yu Gothic Light" w:hAnsi="Times New Roman" w:cs="Times New Roman"/>
          <w:b/>
          <w:color w:val="000000"/>
          <w:sz w:val="22"/>
          <w:szCs w:val="28"/>
        </w:rPr>
      </w:pPr>
      <w:bookmarkStart w:id="562" w:name="_Toc165819630"/>
      <w:r w:rsidRPr="00184E37">
        <w:rPr>
          <w:rFonts w:ascii="Times New Roman" w:eastAsia="Yu Gothic Light" w:hAnsi="Times New Roman" w:cs="Times New Roman"/>
          <w:b/>
          <w:color w:val="000000"/>
          <w:sz w:val="22"/>
          <w:szCs w:val="28"/>
        </w:rPr>
        <w:t>Conclusión</w:t>
      </w:r>
      <w:bookmarkEnd w:id="562"/>
    </w:p>
    <w:p w14:paraId="71D4C2FD"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In conclusion, the combined analysis of the </w:t>
      </w:r>
      <w:r w:rsidRPr="00CD2636">
        <w:rPr>
          <w:rFonts w:ascii="Times New Roman" w:eastAsia="Aptos" w:hAnsi="Times New Roman" w:cs="Times New Roman"/>
          <w:i/>
          <w:iCs/>
          <w:sz w:val="20"/>
          <w:szCs w:val="20"/>
          <w:lang w:val="en-US"/>
        </w:rPr>
        <w:t>Exophiala mesophila</w:t>
      </w:r>
      <w:r w:rsidRPr="00CD2636">
        <w:rPr>
          <w:rFonts w:ascii="Times New Roman" w:eastAsia="Aptos" w:hAnsi="Times New Roman" w:cs="Times New Roman"/>
          <w:sz w:val="20"/>
          <w:szCs w:val="20"/>
          <w:lang w:val="en-US"/>
        </w:rPr>
        <w:t xml:space="preserve"> genome assembly and annotation with SR-FTIR biochemical profiling of fungal cells exposed to heavy metals and metalloids provides valuable insights into the mechanisms employed by this fungus to tolerate extreme environments and potentially adapt to them. This comprehensive approach goes beyond establishing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's potential for hydrocarbon bioremediation by identifying it as a promising candidate for heavy metal bioremediation. Transcriptome analysis revealed genes associated with transport mechanisms potentially responsible for arsenic uptake and homeostasis within the fungal cell. While chromium exhibits greater cellular toxicity, the combined action of Cr(VI) reduction mechanisms, repair processes, and catalase activity likely allows this fungus to tolerate high chromium concentrations. However, due to the limited genomic information available for black fungi, further studies are needed to validate the function and expression of identified genes in the presence of the tested heavy metals. This validation will solidify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's potential as a bioremediation agent. </w:t>
      </w:r>
    </w:p>
    <w:p w14:paraId="0A496949" w14:textId="77777777" w:rsidR="00CD2636" w:rsidRPr="00CD2636" w:rsidRDefault="00CD2636" w:rsidP="00CD2636">
      <w:pPr>
        <w:spacing w:line="259" w:lineRule="auto"/>
        <w:jc w:val="both"/>
        <w:rPr>
          <w:rFonts w:ascii="Times New Roman" w:eastAsia="Aptos" w:hAnsi="Times New Roman" w:cs="Times New Roman"/>
          <w:b/>
          <w:bCs/>
          <w:sz w:val="22"/>
          <w:szCs w:val="22"/>
          <w:lang w:val="en-US"/>
        </w:rPr>
      </w:pPr>
    </w:p>
    <w:p w14:paraId="3D58D549"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b/>
          <w:bCs/>
          <w:sz w:val="20"/>
          <w:szCs w:val="20"/>
          <w:lang w:val="en-US"/>
        </w:rPr>
        <w:t>Author Contributions:</w:t>
      </w:r>
      <w:r w:rsidRPr="00CD2636">
        <w:rPr>
          <w:rFonts w:ascii="Times New Roman" w:eastAsia="Aptos" w:hAnsi="Times New Roman" w:cs="Times New Roman"/>
          <w:sz w:val="20"/>
          <w:szCs w:val="20"/>
          <w:lang w:val="en-US"/>
        </w:rPr>
        <w:t xml:space="preserve"> CM-A: conceptualization, data curation, formal analysis, investigation, writing—original draft. IY: analytical work, interpretation (FTIR characterization). CM-A: laboratory experiments and bioinformatics work. FP-B: project administration, supervision, writing—review and editing. All the authors made critical contributions to the whole manuscript.</w:t>
      </w:r>
    </w:p>
    <w:p w14:paraId="13FB1B1A"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b/>
          <w:bCs/>
          <w:sz w:val="20"/>
          <w:szCs w:val="20"/>
          <w:lang w:val="en-US"/>
        </w:rPr>
        <w:t>Funding:</w:t>
      </w:r>
      <w:r w:rsidRPr="00CD2636">
        <w:rPr>
          <w:rFonts w:ascii="Times New Roman" w:eastAsia="Aptos" w:hAnsi="Times New Roman" w:cs="Times New Roman"/>
          <w:sz w:val="20"/>
          <w:szCs w:val="20"/>
          <w:lang w:val="en-US"/>
        </w:rPr>
        <w:t xml:space="preserve"> This research was funded by the Spanish Agencia Estatal de Investigación for funding (PID2019-111572RB-I00/AEI/10.13039/501100011033, MIC-RICE project), and the Consolidated Research Group SOSBIO (ref. 2021 SGR 01568) Generalitat de Catalunya). Cristy Medina-Armijo was a recipient of the fellowship Agencia Nacional de investigación y Desarrollo (ANID) from Chile.</w:t>
      </w:r>
    </w:p>
    <w:p w14:paraId="234B7629"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b/>
          <w:bCs/>
          <w:sz w:val="20"/>
          <w:szCs w:val="20"/>
          <w:lang w:val="en-US"/>
        </w:rPr>
        <w:t>Acknowledgments:</w:t>
      </w:r>
      <w:r w:rsidRPr="00CD2636">
        <w:rPr>
          <w:rFonts w:ascii="Times New Roman" w:eastAsia="Aptos" w:hAnsi="Times New Roman" w:cs="Times New Roman"/>
          <w:sz w:val="20"/>
          <w:szCs w:val="20"/>
          <w:lang w:val="en-US"/>
        </w:rPr>
        <w:t xml:space="preserve"> This research was supported by the CERCA Programme/Generalitat de Catalunya. The FTIR experiments were performed at MIRAS beamline at ALBA Synchrotron with the collaboration of ALBA staff. The support of the CERCA Programme/Generalitat de Catalunya is also acknowledged.</w:t>
      </w:r>
    </w:p>
    <w:p w14:paraId="2100C1D6"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b/>
          <w:bCs/>
          <w:sz w:val="20"/>
          <w:szCs w:val="20"/>
          <w:lang w:val="en-US"/>
        </w:rPr>
        <w:t>Conflicts of Interest:</w:t>
      </w:r>
      <w:r w:rsidRPr="00CD2636">
        <w:rPr>
          <w:rFonts w:ascii="Times New Roman" w:eastAsia="Aptos" w:hAnsi="Times New Roman" w:cs="Times New Roman"/>
          <w:sz w:val="20"/>
          <w:szCs w:val="20"/>
          <w:lang w:val="en-US"/>
        </w:rPr>
        <w:t xml:space="preserve"> The authors declare no conflict of interest.</w:t>
      </w:r>
    </w:p>
    <w:p w14:paraId="5684E318" w14:textId="77777777" w:rsidR="00CD2636" w:rsidRPr="00CD2636" w:rsidRDefault="00CD2636" w:rsidP="00CD2636">
      <w:pPr>
        <w:spacing w:line="259" w:lineRule="auto"/>
        <w:jc w:val="both"/>
        <w:rPr>
          <w:rFonts w:ascii="Times New Roman" w:eastAsia="Aptos" w:hAnsi="Times New Roman" w:cs="Times New Roman"/>
          <w:sz w:val="22"/>
          <w:szCs w:val="22"/>
          <w:lang w:val="en-US"/>
        </w:rPr>
      </w:pPr>
    </w:p>
    <w:p w14:paraId="4308F47F" w14:textId="77777777" w:rsidR="00CD2636" w:rsidRPr="00CD2636" w:rsidRDefault="00CD2636" w:rsidP="00CD2636">
      <w:pPr>
        <w:keepNext/>
        <w:keepLines/>
        <w:numPr>
          <w:ilvl w:val="0"/>
          <w:numId w:val="14"/>
        </w:numPr>
        <w:spacing w:before="40" w:after="0" w:line="259" w:lineRule="auto"/>
        <w:outlineLvl w:val="2"/>
        <w:rPr>
          <w:rFonts w:ascii="Times New Roman" w:eastAsia="Yu Gothic Light" w:hAnsi="Times New Roman" w:cs="Times New Roman"/>
          <w:b/>
          <w:color w:val="000000"/>
          <w:sz w:val="22"/>
          <w:szCs w:val="28"/>
        </w:rPr>
      </w:pPr>
      <w:bookmarkStart w:id="563" w:name="_Toc165819631"/>
      <w:r w:rsidRPr="00CD2636">
        <w:rPr>
          <w:rFonts w:ascii="Times New Roman" w:eastAsia="Yu Gothic Light" w:hAnsi="Times New Roman" w:cs="Times New Roman"/>
          <w:b/>
          <w:color w:val="000000"/>
          <w:sz w:val="22"/>
          <w:szCs w:val="28"/>
        </w:rPr>
        <w:t>References</w:t>
      </w:r>
      <w:bookmarkEnd w:id="563"/>
    </w:p>
    <w:p w14:paraId="499891BD" w14:textId="4C6B77A2"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Andrews, S. 2012. FastQC: a quality control tool for high throughput sequence data.</w:t>
      </w:r>
      <w:r w:rsidR="00547331" w:rsidRPr="00547331">
        <w:rPr>
          <w:rFonts w:ascii="Cambria" w:hAnsi="Cambria"/>
          <w:color w:val="1B1B1B"/>
          <w:sz w:val="26"/>
          <w:szCs w:val="26"/>
          <w:shd w:val="clear" w:color="auto" w:fill="FFFFFF"/>
          <w:lang w:val="en-US"/>
        </w:rPr>
        <w:t xml:space="preserve"> </w:t>
      </w:r>
      <w:r w:rsidR="00547331" w:rsidRPr="00547331">
        <w:rPr>
          <w:rFonts w:ascii="Times New Roman" w:eastAsia="Aptos" w:hAnsi="Times New Roman" w:cs="Times New Roman"/>
          <w:sz w:val="18"/>
          <w:szCs w:val="18"/>
          <w:lang w:val="en-US"/>
        </w:rPr>
        <w:t>Available online at:</w:t>
      </w:r>
      <w:r w:rsidRPr="00CD2636">
        <w:rPr>
          <w:rFonts w:ascii="Times New Roman" w:eastAsia="Aptos" w:hAnsi="Times New Roman" w:cs="Times New Roman"/>
          <w:sz w:val="18"/>
          <w:szCs w:val="18"/>
          <w:lang w:val="en-US"/>
        </w:rPr>
        <w:t xml:space="preserve"> http://www.bioinformatics.babraham.ac.uk/projects/fastqc.</w:t>
      </w:r>
    </w:p>
    <w:p w14:paraId="7D1BE52F" w14:textId="50A499DB" w:rsid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 xml:space="preserve">Aramaki, Takuya. 2020. KofamScan. GitHub Repository. </w:t>
      </w:r>
      <w:r>
        <w:fldChar w:fldCharType="begin"/>
      </w:r>
      <w:r w:rsidRPr="00FE6906">
        <w:rPr>
          <w:lang w:val="en-US"/>
          <w:rPrChange w:id="564" w:author="Prenafeta, Francesc" w:date="2025-01-31T16:39:00Z" w16du:dateUtc="2025-01-31T15:39:00Z">
            <w:rPr/>
          </w:rPrChange>
        </w:rPr>
        <w:instrText>HYPERLINK "https://github.com/takaram/kofam_scan"</w:instrText>
      </w:r>
      <w:r>
        <w:fldChar w:fldCharType="separate"/>
      </w:r>
      <w:r w:rsidRPr="00CD2636">
        <w:rPr>
          <w:rFonts w:ascii="Times New Roman" w:eastAsia="Aptos" w:hAnsi="Times New Roman" w:cs="Times New Roman"/>
          <w:color w:val="0000FF"/>
          <w:sz w:val="18"/>
          <w:szCs w:val="18"/>
          <w:u w:val="single"/>
          <w:lang w:val="en-US"/>
        </w:rPr>
        <w:t>https://github.com/takaram/kofam_scan</w:t>
      </w:r>
      <w:r>
        <w:fldChar w:fldCharType="end"/>
      </w:r>
      <w:r w:rsidRPr="00CD2636">
        <w:rPr>
          <w:rFonts w:ascii="Times New Roman" w:eastAsia="Aptos" w:hAnsi="Times New Roman" w:cs="Times New Roman"/>
          <w:sz w:val="18"/>
          <w:szCs w:val="18"/>
          <w:lang w:val="en-US"/>
        </w:rPr>
        <w:t>.</w:t>
      </w:r>
    </w:p>
    <w:p w14:paraId="73ADD02C" w14:textId="7385B13B" w:rsidR="00547331" w:rsidRPr="00CD2636" w:rsidRDefault="00547331"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547331">
        <w:rPr>
          <w:rFonts w:ascii="Times New Roman" w:eastAsia="Aptos" w:hAnsi="Times New Roman" w:cs="Times New Roman"/>
          <w:sz w:val="18"/>
          <w:szCs w:val="18"/>
          <w:lang w:val="en-US"/>
        </w:rPr>
        <w:t>Benson, D. A., Cavanaugh, M., Clark, K., Karsch-Mizrachi, I., Ostell, J., Pruitt, K. D., &amp; Sayers, E. W.</w:t>
      </w:r>
      <w:r w:rsidR="00BA35CE">
        <w:rPr>
          <w:rFonts w:ascii="Times New Roman" w:eastAsia="Aptos" w:hAnsi="Times New Roman" w:cs="Times New Roman"/>
          <w:sz w:val="18"/>
          <w:szCs w:val="18"/>
          <w:lang w:val="en-US"/>
        </w:rPr>
        <w:t>,</w:t>
      </w:r>
      <w:r w:rsidRPr="00547331">
        <w:rPr>
          <w:rFonts w:ascii="Times New Roman" w:eastAsia="Aptos" w:hAnsi="Times New Roman" w:cs="Times New Roman"/>
          <w:sz w:val="18"/>
          <w:szCs w:val="18"/>
          <w:lang w:val="en-US"/>
        </w:rPr>
        <w:t xml:space="preserve"> 2018. GenBank. Nucleic acids research</w:t>
      </w:r>
      <w:r w:rsidR="00BA35CE">
        <w:rPr>
          <w:rFonts w:ascii="Times New Roman" w:eastAsia="Aptos" w:hAnsi="Times New Roman" w:cs="Times New Roman"/>
          <w:sz w:val="18"/>
          <w:szCs w:val="18"/>
          <w:lang w:val="en-US"/>
        </w:rPr>
        <w:t>.</w:t>
      </w:r>
      <w:r w:rsidRPr="00547331">
        <w:rPr>
          <w:rFonts w:ascii="Times New Roman" w:eastAsia="Aptos" w:hAnsi="Times New Roman" w:cs="Times New Roman"/>
          <w:sz w:val="18"/>
          <w:szCs w:val="18"/>
          <w:lang w:val="en-US"/>
        </w:rPr>
        <w:t xml:space="preserve"> 46</w:t>
      </w:r>
      <w:r w:rsidR="00BA35CE">
        <w:rPr>
          <w:rFonts w:ascii="Times New Roman" w:eastAsia="Aptos" w:hAnsi="Times New Roman" w:cs="Times New Roman"/>
          <w:sz w:val="18"/>
          <w:szCs w:val="18"/>
          <w:lang w:val="en-US"/>
        </w:rPr>
        <w:t xml:space="preserve"> </w:t>
      </w:r>
      <w:r w:rsidRPr="00547331">
        <w:rPr>
          <w:rFonts w:ascii="Times New Roman" w:eastAsia="Aptos" w:hAnsi="Times New Roman" w:cs="Times New Roman"/>
          <w:sz w:val="18"/>
          <w:szCs w:val="18"/>
          <w:lang w:val="en-US"/>
        </w:rPr>
        <w:t>(D1), D41–D47. https://doi.org/10.1093/nar/gkx1094</w:t>
      </w:r>
      <w:r w:rsidR="00BA35CE">
        <w:rPr>
          <w:rFonts w:ascii="Times New Roman" w:eastAsia="Aptos" w:hAnsi="Times New Roman" w:cs="Times New Roman"/>
          <w:sz w:val="18"/>
          <w:szCs w:val="18"/>
          <w:lang w:val="en-US"/>
        </w:rPr>
        <w:t>.</w:t>
      </w:r>
    </w:p>
    <w:p w14:paraId="32344100" w14:textId="03FF7C74"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Benson D</w:t>
      </w:r>
      <w:r w:rsidR="00547331">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A</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Cavanaugh</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M</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Clark</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K</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Karsch-Mizrachi</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I</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Lipman</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D</w:t>
      </w:r>
      <w:r w:rsidR="00547331">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J</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Ostell</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J</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Sayers</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E</w:t>
      </w:r>
      <w:r w:rsidR="00547331">
        <w:rPr>
          <w:rFonts w:ascii="Times New Roman" w:eastAsia="Aptos" w:hAnsi="Times New Roman" w:cs="Times New Roman"/>
          <w:sz w:val="18"/>
          <w:szCs w:val="18"/>
          <w:lang w:val="en-US"/>
        </w:rPr>
        <w:t xml:space="preserve">. </w:t>
      </w:r>
      <w:r w:rsidR="00547331" w:rsidRPr="00CD2636">
        <w:rPr>
          <w:rFonts w:ascii="Times New Roman" w:eastAsia="Aptos" w:hAnsi="Times New Roman" w:cs="Times New Roman"/>
          <w:sz w:val="18"/>
          <w:szCs w:val="18"/>
          <w:lang w:val="en-US"/>
        </w:rPr>
        <w:t>W</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2013. GenBank. Nucleic </w:t>
      </w:r>
      <w:r w:rsidR="00BA35CE">
        <w:rPr>
          <w:rFonts w:ascii="Times New Roman" w:eastAsia="Aptos" w:hAnsi="Times New Roman" w:cs="Times New Roman"/>
          <w:sz w:val="18"/>
          <w:szCs w:val="18"/>
          <w:lang w:val="en-US"/>
        </w:rPr>
        <w:t>a</w:t>
      </w:r>
      <w:r w:rsidRPr="00CD2636">
        <w:rPr>
          <w:rFonts w:ascii="Times New Roman" w:eastAsia="Aptos" w:hAnsi="Times New Roman" w:cs="Times New Roman"/>
          <w:sz w:val="18"/>
          <w:szCs w:val="18"/>
          <w:lang w:val="en-US"/>
        </w:rPr>
        <w:t xml:space="preserve">cids </w:t>
      </w:r>
      <w:r w:rsidR="00BA35CE" w:rsidRPr="00547331">
        <w:rPr>
          <w:rFonts w:ascii="Times New Roman" w:eastAsia="Aptos" w:hAnsi="Times New Roman" w:cs="Times New Roman"/>
          <w:sz w:val="18"/>
          <w:szCs w:val="18"/>
          <w:lang w:val="en-US"/>
        </w:rPr>
        <w:t>research</w:t>
      </w:r>
      <w:r w:rsidRPr="00CD2636">
        <w:rPr>
          <w:rFonts w:ascii="Times New Roman" w:eastAsia="Aptos" w:hAnsi="Times New Roman" w:cs="Times New Roman"/>
          <w:i/>
          <w:iCs/>
          <w:sz w:val="18"/>
          <w:szCs w:val="18"/>
          <w:lang w:val="en-US"/>
        </w:rPr>
        <w:t>.</w:t>
      </w:r>
      <w:r w:rsidRPr="00CD2636">
        <w:rPr>
          <w:rFonts w:ascii="Times New Roman" w:eastAsia="Aptos" w:hAnsi="Times New Roman" w:cs="Times New Roman"/>
          <w:sz w:val="18"/>
          <w:szCs w:val="18"/>
          <w:lang w:val="en-US"/>
        </w:rPr>
        <w:t xml:space="preserve"> </w:t>
      </w:r>
      <w:r w:rsidR="00547331" w:rsidRPr="00547331">
        <w:rPr>
          <w:rFonts w:ascii="Times New Roman" w:eastAsia="Aptos" w:hAnsi="Times New Roman" w:cs="Times New Roman"/>
          <w:sz w:val="18"/>
          <w:szCs w:val="18"/>
          <w:lang w:val="en-US"/>
        </w:rPr>
        <w:t>41</w:t>
      </w:r>
      <w:r w:rsidR="00BA35CE">
        <w:rPr>
          <w:rFonts w:ascii="Times New Roman" w:eastAsia="Aptos" w:hAnsi="Times New Roman" w:cs="Times New Roman"/>
          <w:sz w:val="18"/>
          <w:szCs w:val="18"/>
          <w:lang w:val="en-US"/>
        </w:rPr>
        <w:t xml:space="preserve"> </w:t>
      </w:r>
      <w:r w:rsidR="00547331" w:rsidRPr="00547331">
        <w:rPr>
          <w:rFonts w:ascii="Times New Roman" w:eastAsia="Aptos" w:hAnsi="Times New Roman" w:cs="Times New Roman"/>
          <w:sz w:val="18"/>
          <w:szCs w:val="18"/>
          <w:lang w:val="en-US"/>
        </w:rPr>
        <w:t>(Database issue), D36–D42.</w:t>
      </w:r>
      <w:r w:rsidR="00547331">
        <w:rPr>
          <w:rFonts w:ascii="Times New Roman" w:eastAsia="Aptos" w:hAnsi="Times New Roman" w:cs="Times New Roman"/>
          <w:sz w:val="18"/>
          <w:szCs w:val="18"/>
          <w:lang w:val="en-US"/>
        </w:rPr>
        <w:t xml:space="preserve">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 xml:space="preserve">doi: 10.1093/nar/gks1195. </w:t>
      </w:r>
    </w:p>
    <w:p w14:paraId="19AE5978" w14:textId="651C4557"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 xml:space="preserve">Bellini, E., Maresca, V., Betti, C., Castiglione, M. R., Fontanini, D., Capocchi, A., </w:t>
      </w:r>
      <w:r w:rsidR="00AA383F" w:rsidRPr="00AA383F">
        <w:rPr>
          <w:rFonts w:ascii="Times New Roman" w:eastAsia="Aptos" w:hAnsi="Times New Roman" w:cs="Times New Roman"/>
          <w:sz w:val="18"/>
          <w:szCs w:val="18"/>
          <w:lang w:val="en-US"/>
        </w:rPr>
        <w:t>Sorce, C., Borsò, M., Bruno, L., Sorbo, S., Basile, A., Sanità di Toppi, L</w:t>
      </w:r>
      <w:r w:rsidR="00AA383F">
        <w:rPr>
          <w:rFonts w:ascii="Times New Roman" w:eastAsia="Aptos" w:hAnsi="Times New Roman" w:cs="Times New Roman"/>
          <w:sz w:val="18"/>
          <w:szCs w:val="18"/>
          <w:lang w:val="en-US"/>
        </w:rPr>
        <w:t>.,</w:t>
      </w:r>
      <w:r w:rsidR="00AA383F" w:rsidRPr="00AA383F">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 xml:space="preserve">2020. The Moss </w:t>
      </w:r>
      <w:r w:rsidRPr="00CD2636">
        <w:rPr>
          <w:rFonts w:ascii="Times New Roman" w:eastAsia="Aptos" w:hAnsi="Times New Roman" w:cs="Times New Roman"/>
          <w:i/>
          <w:iCs/>
          <w:sz w:val="18"/>
          <w:szCs w:val="18"/>
          <w:lang w:val="en-US"/>
        </w:rPr>
        <w:t>Leptodictyum riparium</w:t>
      </w:r>
      <w:r w:rsidRPr="00CD2636">
        <w:rPr>
          <w:rFonts w:ascii="Times New Roman" w:eastAsia="Aptos" w:hAnsi="Times New Roman" w:cs="Times New Roman"/>
          <w:sz w:val="18"/>
          <w:szCs w:val="18"/>
          <w:lang w:val="en-US"/>
        </w:rPr>
        <w:t xml:space="preserve"> </w:t>
      </w:r>
      <w:r w:rsidR="00AA383F">
        <w:rPr>
          <w:rFonts w:ascii="Times New Roman" w:eastAsia="Aptos" w:hAnsi="Times New Roman" w:cs="Times New Roman"/>
          <w:sz w:val="18"/>
          <w:szCs w:val="18"/>
          <w:lang w:val="en-US"/>
        </w:rPr>
        <w:t>c</w:t>
      </w:r>
      <w:r w:rsidRPr="00CD2636">
        <w:rPr>
          <w:rFonts w:ascii="Times New Roman" w:eastAsia="Aptos" w:hAnsi="Times New Roman" w:cs="Times New Roman"/>
          <w:sz w:val="18"/>
          <w:szCs w:val="18"/>
          <w:lang w:val="en-US"/>
        </w:rPr>
        <w:t xml:space="preserve">ounteracts </w:t>
      </w:r>
      <w:r w:rsidR="00AA383F">
        <w:rPr>
          <w:rFonts w:ascii="Times New Roman" w:eastAsia="Aptos" w:hAnsi="Times New Roman" w:cs="Times New Roman"/>
          <w:sz w:val="18"/>
          <w:szCs w:val="18"/>
          <w:lang w:val="en-US"/>
        </w:rPr>
        <w:t>s</w:t>
      </w:r>
      <w:r w:rsidRPr="00CD2636">
        <w:rPr>
          <w:rFonts w:ascii="Times New Roman" w:eastAsia="Aptos" w:hAnsi="Times New Roman" w:cs="Times New Roman"/>
          <w:sz w:val="18"/>
          <w:szCs w:val="18"/>
          <w:lang w:val="en-US"/>
        </w:rPr>
        <w:t xml:space="preserve">evere </w:t>
      </w:r>
      <w:r w:rsidR="00AA383F">
        <w:rPr>
          <w:rFonts w:ascii="Times New Roman" w:eastAsia="Aptos" w:hAnsi="Times New Roman" w:cs="Times New Roman"/>
          <w:sz w:val="18"/>
          <w:szCs w:val="18"/>
          <w:lang w:val="en-US"/>
        </w:rPr>
        <w:t>c</w:t>
      </w:r>
      <w:r w:rsidRPr="00CD2636">
        <w:rPr>
          <w:rFonts w:ascii="Times New Roman" w:eastAsia="Aptos" w:hAnsi="Times New Roman" w:cs="Times New Roman"/>
          <w:sz w:val="18"/>
          <w:szCs w:val="18"/>
          <w:lang w:val="en-US"/>
        </w:rPr>
        <w:t xml:space="preserve">admium </w:t>
      </w:r>
      <w:r w:rsidR="00AA383F" w:rsidRPr="00CD2636">
        <w:rPr>
          <w:rFonts w:ascii="Times New Roman" w:eastAsia="Aptos" w:hAnsi="Times New Roman" w:cs="Times New Roman"/>
          <w:sz w:val="18"/>
          <w:szCs w:val="18"/>
          <w:lang w:val="en-US"/>
        </w:rPr>
        <w:t>stress by activation of glutathione transferase and phytochelatin synthase, but slightly by phytochelatins</w:t>
      </w:r>
      <w:r w:rsidRPr="00CD2636">
        <w:rPr>
          <w:rFonts w:ascii="Times New Roman" w:eastAsia="Aptos" w:hAnsi="Times New Roman" w:cs="Times New Roman"/>
          <w:sz w:val="18"/>
          <w:szCs w:val="18"/>
          <w:lang w:val="en-US"/>
        </w:rPr>
        <w:t>. Int. J. Mol. Sci.</w:t>
      </w:r>
      <w:r w:rsidR="008C6DFD">
        <w:rPr>
          <w:rFonts w:ascii="Times New Roman" w:eastAsia="Aptos" w:hAnsi="Times New Roman" w:cs="Times New Roman"/>
          <w:sz w:val="18"/>
          <w:szCs w:val="18"/>
          <w:lang w:val="en-US"/>
        </w:rPr>
        <w:t xml:space="preserve"> 2</w:t>
      </w:r>
      <w:r w:rsidR="00AA383F">
        <w:rPr>
          <w:rFonts w:ascii="Times New Roman" w:eastAsia="Aptos" w:hAnsi="Times New Roman" w:cs="Times New Roman"/>
          <w:sz w:val="18"/>
          <w:szCs w:val="18"/>
          <w:lang w:val="en-US"/>
        </w:rPr>
        <w:t>1</w:t>
      </w:r>
      <w:r w:rsidR="00BA35CE">
        <w:rPr>
          <w:rFonts w:ascii="Times New Roman" w:eastAsia="Aptos" w:hAnsi="Times New Roman" w:cs="Times New Roman"/>
          <w:sz w:val="18"/>
          <w:szCs w:val="18"/>
          <w:lang w:val="en-US"/>
        </w:rPr>
        <w:t xml:space="preserve"> </w:t>
      </w:r>
      <w:r w:rsidR="008C6DFD">
        <w:rPr>
          <w:rFonts w:ascii="Times New Roman" w:eastAsia="Aptos" w:hAnsi="Times New Roman" w:cs="Times New Roman"/>
          <w:sz w:val="18"/>
          <w:szCs w:val="18"/>
          <w:lang w:val="en-US"/>
        </w:rPr>
        <w:t>(5)</w:t>
      </w:r>
      <w:r w:rsidR="00AA383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1583. </w:t>
      </w:r>
      <w:r w:rsidR="00AA383F" w:rsidRPr="00CD2636">
        <w:rPr>
          <w:rFonts w:ascii="Times New Roman" w:eastAsia="Aptos" w:hAnsi="Times New Roman" w:cs="Times New Roman"/>
          <w:sz w:val="18"/>
          <w:szCs w:val="18"/>
          <w:lang w:val="en-US"/>
        </w:rPr>
        <w:t xml:space="preserve">.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10.3390/ijms21051583.</w:t>
      </w:r>
    </w:p>
    <w:p w14:paraId="50AB1A79" w14:textId="340D4ADD"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Blasi, B., Poyntner, C., Rudavsky, T., Prenafeta-Boldú, F.X., Hoog, S.D., Tafer, H.</w:t>
      </w:r>
      <w:r w:rsidR="008C6DFD">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Sterflinger, K.</w:t>
      </w:r>
      <w:r w:rsidR="008C6DFD">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2016</w:t>
      </w:r>
      <w:r w:rsidR="008C6DFD">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Pathogenic yet environmentally friendly? Black fungal candidates for bioremediation of pollutants. Geomicrobiology Journal. 33</w:t>
      </w:r>
      <w:r w:rsidR="00BA35CE">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(3-4), 308-317.</w:t>
      </w:r>
    </w:p>
    <w:p w14:paraId="4F23718B" w14:textId="1A79769B"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BC4BDA">
        <w:rPr>
          <w:rFonts w:ascii="Times New Roman" w:eastAsia="Aptos" w:hAnsi="Times New Roman" w:cs="Times New Roman"/>
          <w:sz w:val="18"/>
          <w:szCs w:val="18"/>
          <w:lang w:val="en-US"/>
        </w:rPr>
        <w:t>Bolger, A. M., Lohse, M.,</w:t>
      </w:r>
      <w:r w:rsidR="00AA383F" w:rsidRPr="00BC4BDA">
        <w:rPr>
          <w:rFonts w:ascii="Times New Roman" w:eastAsia="Aptos" w:hAnsi="Times New Roman" w:cs="Times New Roman"/>
          <w:sz w:val="18"/>
          <w:szCs w:val="18"/>
          <w:lang w:val="en-US"/>
        </w:rPr>
        <w:t xml:space="preserve"> </w:t>
      </w:r>
      <w:r w:rsidRPr="00BC4BDA">
        <w:rPr>
          <w:rFonts w:ascii="Times New Roman" w:eastAsia="Aptos" w:hAnsi="Times New Roman" w:cs="Times New Roman"/>
          <w:sz w:val="18"/>
          <w:szCs w:val="18"/>
          <w:lang w:val="en-US"/>
        </w:rPr>
        <w:t>Usadel, B.</w:t>
      </w:r>
      <w:r w:rsidR="00AA383F" w:rsidRPr="00BC4BDA">
        <w:rPr>
          <w:rFonts w:ascii="Times New Roman" w:eastAsia="Aptos" w:hAnsi="Times New Roman" w:cs="Times New Roman"/>
          <w:sz w:val="18"/>
          <w:szCs w:val="18"/>
          <w:lang w:val="en-US"/>
        </w:rPr>
        <w:t>,</w:t>
      </w:r>
      <w:r w:rsidRPr="00BC4BDA">
        <w:rPr>
          <w:rFonts w:ascii="Times New Roman" w:eastAsia="Aptos" w:hAnsi="Times New Roman" w:cs="Times New Roman"/>
          <w:sz w:val="18"/>
          <w:szCs w:val="18"/>
          <w:lang w:val="en-US"/>
        </w:rPr>
        <w:t xml:space="preserve"> 2014. </w:t>
      </w:r>
      <w:r w:rsidRPr="00CD2636">
        <w:rPr>
          <w:rFonts w:ascii="Times New Roman" w:eastAsia="Aptos" w:hAnsi="Times New Roman" w:cs="Times New Roman"/>
          <w:sz w:val="18"/>
          <w:szCs w:val="18"/>
          <w:lang w:val="en-US"/>
        </w:rPr>
        <w:t>Trimmomatic: a flexible trimmer for Illumina sequence data. Bioinformatics. 30</w:t>
      </w:r>
      <w:r w:rsidR="00BA35CE">
        <w:rPr>
          <w:rFonts w:ascii="Times New Roman" w:eastAsia="Aptos" w:hAnsi="Times New Roman" w:cs="Times New Roman"/>
          <w:sz w:val="18"/>
          <w:szCs w:val="18"/>
          <w:lang w:val="en-US"/>
        </w:rPr>
        <w:t xml:space="preserve"> </w:t>
      </w:r>
      <w:r w:rsidR="00AA383F">
        <w:rPr>
          <w:rFonts w:ascii="Times New Roman" w:eastAsia="Aptos" w:hAnsi="Times New Roman" w:cs="Times New Roman"/>
          <w:sz w:val="18"/>
          <w:szCs w:val="18"/>
          <w:lang w:val="en-US"/>
        </w:rPr>
        <w:t>(15)</w:t>
      </w:r>
      <w:r w:rsidRPr="00CD2636">
        <w:rPr>
          <w:rFonts w:ascii="Times New Roman" w:eastAsia="Aptos" w:hAnsi="Times New Roman" w:cs="Times New Roman"/>
          <w:sz w:val="18"/>
          <w:szCs w:val="18"/>
          <w:lang w:val="en-US"/>
        </w:rPr>
        <w:t>, 2114–2120</w:t>
      </w:r>
      <w:r w:rsidR="00AA383F">
        <w:rPr>
          <w:rFonts w:ascii="Times New Roman" w:eastAsia="Aptos" w:hAnsi="Times New Roman" w:cs="Times New Roman"/>
          <w:sz w:val="18"/>
          <w:szCs w:val="18"/>
          <w:lang w:val="en-US"/>
        </w:rPr>
        <w:t>.</w:t>
      </w:r>
      <w:r w:rsidR="00AA383F" w:rsidRPr="00CD2636">
        <w:rPr>
          <w:rFonts w:ascii="Times New Roman" w:eastAsia="Aptos" w:hAnsi="Times New Roman" w:cs="Times New Roman"/>
          <w:sz w:val="18"/>
          <w:szCs w:val="18"/>
          <w:lang w:val="en-US"/>
        </w:rPr>
        <w:t xml:space="preserve">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10.1093/bioinformatics/btu170.</w:t>
      </w:r>
    </w:p>
    <w:p w14:paraId="1DC7B651" w14:textId="53971736"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Chiarelli, R., Roccheri, M. C.</w:t>
      </w:r>
      <w:r w:rsidR="00403F0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2012. Heavy </w:t>
      </w:r>
      <w:r w:rsidR="00403F0F" w:rsidRPr="00CD2636">
        <w:rPr>
          <w:rFonts w:ascii="Times New Roman" w:eastAsia="Aptos" w:hAnsi="Times New Roman" w:cs="Times New Roman"/>
          <w:sz w:val="18"/>
          <w:szCs w:val="18"/>
          <w:lang w:val="en-US"/>
        </w:rPr>
        <w:t>metals and metalloids as autophagy inducing agents: focus on cadmium and arsenic</w:t>
      </w:r>
      <w:r w:rsidRPr="00CD2636">
        <w:rPr>
          <w:rFonts w:ascii="Times New Roman" w:eastAsia="Aptos" w:hAnsi="Times New Roman" w:cs="Times New Roman"/>
          <w:sz w:val="18"/>
          <w:szCs w:val="18"/>
          <w:lang w:val="en-US"/>
        </w:rPr>
        <w:t>. Cells. 1</w:t>
      </w:r>
      <w:r w:rsidR="00BA35CE">
        <w:rPr>
          <w:rFonts w:ascii="Times New Roman" w:eastAsia="Aptos" w:hAnsi="Times New Roman" w:cs="Times New Roman"/>
          <w:sz w:val="18"/>
          <w:szCs w:val="18"/>
          <w:lang w:val="en-US"/>
        </w:rPr>
        <w:t xml:space="preserve"> </w:t>
      </w:r>
      <w:r w:rsidR="00403F0F">
        <w:rPr>
          <w:rFonts w:ascii="Times New Roman" w:eastAsia="Aptos" w:hAnsi="Times New Roman" w:cs="Times New Roman"/>
          <w:sz w:val="18"/>
          <w:szCs w:val="18"/>
          <w:lang w:val="en-US"/>
        </w:rPr>
        <w:t>(3)</w:t>
      </w:r>
      <w:r w:rsidRPr="00CD2636">
        <w:rPr>
          <w:rFonts w:ascii="Times New Roman" w:eastAsia="Aptos" w:hAnsi="Times New Roman" w:cs="Times New Roman"/>
          <w:sz w:val="18"/>
          <w:szCs w:val="18"/>
          <w:lang w:val="en-US"/>
        </w:rPr>
        <w:t xml:space="preserve">, 597.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10.3390/cells1030597.</w:t>
      </w:r>
    </w:p>
    <w:p w14:paraId="11AA0C95" w14:textId="6F9C1002"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Chow, E. D., Liu, O. W., O’Brien, S., and Madhani, H. D.</w:t>
      </w:r>
      <w:r w:rsidR="00403F0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2007. Exploration of whole-genome responses of the human AIDS-associated yeast pathogen </w:t>
      </w:r>
      <w:r w:rsidRPr="00CD2636">
        <w:rPr>
          <w:rFonts w:ascii="Times New Roman" w:eastAsia="Aptos" w:hAnsi="Times New Roman" w:cs="Times New Roman"/>
          <w:i/>
          <w:iCs/>
          <w:sz w:val="18"/>
          <w:szCs w:val="18"/>
          <w:lang w:val="en-US"/>
        </w:rPr>
        <w:t>Cryptococcus neoformans</w:t>
      </w:r>
      <w:r w:rsidRPr="00CD2636">
        <w:rPr>
          <w:rFonts w:ascii="Times New Roman" w:eastAsia="Aptos" w:hAnsi="Times New Roman" w:cs="Times New Roman"/>
          <w:sz w:val="18"/>
          <w:szCs w:val="18"/>
          <w:lang w:val="en-US"/>
        </w:rPr>
        <w:t xml:space="preserve"> var grubii: Nitric oxide stress and body temperature. Curr. Genet. 52</w:t>
      </w:r>
      <w:r w:rsidR="00BA35CE">
        <w:rPr>
          <w:rFonts w:ascii="Times New Roman" w:eastAsia="Aptos" w:hAnsi="Times New Roman" w:cs="Times New Roman"/>
          <w:sz w:val="18"/>
          <w:szCs w:val="18"/>
          <w:lang w:val="en-US"/>
        </w:rPr>
        <w:t xml:space="preserve"> </w:t>
      </w:r>
      <w:r w:rsidR="00403F0F">
        <w:rPr>
          <w:rFonts w:ascii="Times New Roman" w:eastAsia="Aptos" w:hAnsi="Times New Roman" w:cs="Times New Roman"/>
          <w:sz w:val="18"/>
          <w:szCs w:val="18"/>
          <w:lang w:val="en-US"/>
        </w:rPr>
        <w:t>(3-4)</w:t>
      </w:r>
      <w:r w:rsidRPr="00CD2636">
        <w:rPr>
          <w:rFonts w:ascii="Times New Roman" w:eastAsia="Aptos" w:hAnsi="Times New Roman" w:cs="Times New Roman"/>
          <w:sz w:val="18"/>
          <w:szCs w:val="18"/>
          <w:lang w:val="en-US"/>
        </w:rPr>
        <w:t xml:space="preserve">, 137–148.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10.1007/S00294-007-0147-9.</w:t>
      </w:r>
    </w:p>
    <w:p w14:paraId="43B16AB9" w14:textId="5D982962" w:rsidR="00CD2636" w:rsidRPr="00FE690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nl-BE"/>
          <w:rPrChange w:id="565" w:author="Prenafeta, Francesc" w:date="2025-01-31T16:39:00Z" w16du:dateUtc="2025-01-31T15:39:00Z">
            <w:rPr>
              <w:rFonts w:ascii="Times New Roman" w:eastAsia="Aptos" w:hAnsi="Times New Roman" w:cs="Times New Roman"/>
              <w:sz w:val="18"/>
              <w:szCs w:val="18"/>
            </w:rPr>
          </w:rPrChange>
        </w:rPr>
      </w:pPr>
      <w:r w:rsidRPr="00CD2636">
        <w:rPr>
          <w:rFonts w:ascii="Times New Roman" w:eastAsia="Aptos" w:hAnsi="Times New Roman" w:cs="Times New Roman"/>
          <w:sz w:val="18"/>
          <w:szCs w:val="18"/>
          <w:lang w:val="en-US"/>
        </w:rPr>
        <w:t>de Hoog, G. S., Vicente, V. A., Najafzadeh, M. J., Harrak, M. J., Badali, H., and Seyedmousavi, S.</w:t>
      </w:r>
      <w:r w:rsidR="00403F0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2011. Waterborne </w:t>
      </w:r>
      <w:r w:rsidRPr="00CD2636">
        <w:rPr>
          <w:rFonts w:ascii="Times New Roman" w:eastAsia="Aptos" w:hAnsi="Times New Roman" w:cs="Times New Roman"/>
          <w:i/>
          <w:iCs/>
          <w:sz w:val="18"/>
          <w:szCs w:val="18"/>
          <w:lang w:val="en-US"/>
        </w:rPr>
        <w:t xml:space="preserve">Exophiala </w:t>
      </w:r>
      <w:r w:rsidRPr="00CD2636">
        <w:rPr>
          <w:rFonts w:ascii="Times New Roman" w:eastAsia="Aptos" w:hAnsi="Times New Roman" w:cs="Times New Roman"/>
          <w:sz w:val="18"/>
          <w:szCs w:val="18"/>
          <w:lang w:val="en-US"/>
        </w:rPr>
        <w:t xml:space="preserve">species causing disease in cold-blooded animals. Persoonia. </w:t>
      </w:r>
      <w:r w:rsidRPr="00FE6906">
        <w:rPr>
          <w:rFonts w:ascii="Times New Roman" w:eastAsia="Aptos" w:hAnsi="Times New Roman" w:cs="Times New Roman"/>
          <w:sz w:val="18"/>
          <w:szCs w:val="18"/>
          <w:lang w:val="nl-BE"/>
          <w:rPrChange w:id="566" w:author="Prenafeta, Francesc" w:date="2025-01-31T16:39:00Z" w16du:dateUtc="2025-01-31T15:39:00Z">
            <w:rPr>
              <w:rFonts w:ascii="Times New Roman" w:eastAsia="Aptos" w:hAnsi="Times New Roman" w:cs="Times New Roman"/>
              <w:sz w:val="18"/>
              <w:szCs w:val="18"/>
            </w:rPr>
          </w:rPrChange>
        </w:rPr>
        <w:t>27</w:t>
      </w:r>
      <w:r w:rsidR="00BA35CE" w:rsidRPr="00FE6906">
        <w:rPr>
          <w:rFonts w:ascii="Times New Roman" w:eastAsia="Aptos" w:hAnsi="Times New Roman" w:cs="Times New Roman"/>
          <w:sz w:val="18"/>
          <w:szCs w:val="18"/>
          <w:lang w:val="nl-BE"/>
          <w:rPrChange w:id="567" w:author="Prenafeta, Francesc" w:date="2025-01-31T16:39:00Z" w16du:dateUtc="2025-01-31T15:39:00Z">
            <w:rPr>
              <w:rFonts w:ascii="Times New Roman" w:eastAsia="Aptos" w:hAnsi="Times New Roman" w:cs="Times New Roman"/>
              <w:sz w:val="18"/>
              <w:szCs w:val="18"/>
            </w:rPr>
          </w:rPrChange>
        </w:rPr>
        <w:t xml:space="preserve"> </w:t>
      </w:r>
      <w:r w:rsidR="00403F0F" w:rsidRPr="00FE6906">
        <w:rPr>
          <w:rFonts w:ascii="Times New Roman" w:eastAsia="Aptos" w:hAnsi="Times New Roman" w:cs="Times New Roman"/>
          <w:sz w:val="18"/>
          <w:szCs w:val="18"/>
          <w:lang w:val="nl-BE"/>
          <w:rPrChange w:id="568" w:author="Prenafeta, Francesc" w:date="2025-01-31T16:39:00Z" w16du:dateUtc="2025-01-31T15:39:00Z">
            <w:rPr>
              <w:rFonts w:ascii="Times New Roman" w:eastAsia="Aptos" w:hAnsi="Times New Roman" w:cs="Times New Roman"/>
              <w:sz w:val="18"/>
              <w:szCs w:val="18"/>
            </w:rPr>
          </w:rPrChange>
        </w:rPr>
        <w:t>(1)</w:t>
      </w:r>
      <w:r w:rsidRPr="00FE6906">
        <w:rPr>
          <w:rFonts w:ascii="Times New Roman" w:eastAsia="Aptos" w:hAnsi="Times New Roman" w:cs="Times New Roman"/>
          <w:sz w:val="18"/>
          <w:szCs w:val="18"/>
          <w:lang w:val="nl-BE"/>
          <w:rPrChange w:id="569" w:author="Prenafeta, Francesc" w:date="2025-01-31T16:39:00Z" w16du:dateUtc="2025-01-31T15:39:00Z">
            <w:rPr>
              <w:rFonts w:ascii="Times New Roman" w:eastAsia="Aptos" w:hAnsi="Times New Roman" w:cs="Times New Roman"/>
              <w:sz w:val="18"/>
              <w:szCs w:val="18"/>
            </w:rPr>
          </w:rPrChange>
        </w:rPr>
        <w:t xml:space="preserve">, 46–72. </w:t>
      </w:r>
      <w:proofErr w:type="gramStart"/>
      <w:r w:rsidR="00AA383F" w:rsidRPr="00FE6906">
        <w:rPr>
          <w:rFonts w:ascii="Times New Roman" w:eastAsia="Aptos" w:hAnsi="Times New Roman" w:cs="Times New Roman"/>
          <w:sz w:val="18"/>
          <w:szCs w:val="18"/>
          <w:lang w:val="nl-BE"/>
          <w:rPrChange w:id="570" w:author="Prenafeta, Francesc" w:date="2025-01-31T16:39:00Z" w16du:dateUtc="2025-01-31T15:39:00Z">
            <w:rPr>
              <w:rFonts w:ascii="Times New Roman" w:eastAsia="Aptos" w:hAnsi="Times New Roman" w:cs="Times New Roman"/>
              <w:sz w:val="18"/>
              <w:szCs w:val="18"/>
            </w:rPr>
          </w:rPrChange>
        </w:rPr>
        <w:t>https://</w:t>
      </w:r>
      <w:r w:rsidRPr="00FE6906">
        <w:rPr>
          <w:rFonts w:ascii="Times New Roman" w:eastAsia="Aptos" w:hAnsi="Times New Roman" w:cs="Times New Roman"/>
          <w:sz w:val="18"/>
          <w:szCs w:val="18"/>
          <w:lang w:val="nl-BE"/>
          <w:rPrChange w:id="571" w:author="Prenafeta, Francesc" w:date="2025-01-31T16:39:00Z" w16du:dateUtc="2025-01-31T15:39:00Z">
            <w:rPr>
              <w:rFonts w:ascii="Times New Roman" w:eastAsia="Aptos" w:hAnsi="Times New Roman" w:cs="Times New Roman"/>
              <w:sz w:val="18"/>
              <w:szCs w:val="18"/>
            </w:rPr>
          </w:rPrChange>
        </w:rPr>
        <w:t>doi</w:t>
      </w:r>
      <w:proofErr w:type="gramEnd"/>
      <w:r w:rsidRPr="00FE6906">
        <w:rPr>
          <w:rFonts w:ascii="Times New Roman" w:eastAsia="Aptos" w:hAnsi="Times New Roman" w:cs="Times New Roman"/>
          <w:sz w:val="18"/>
          <w:szCs w:val="18"/>
          <w:lang w:val="nl-BE"/>
          <w:rPrChange w:id="572" w:author="Prenafeta, Francesc" w:date="2025-01-31T16:39:00Z" w16du:dateUtc="2025-01-31T15:39:00Z">
            <w:rPr>
              <w:rFonts w:ascii="Times New Roman" w:eastAsia="Aptos" w:hAnsi="Times New Roman" w:cs="Times New Roman"/>
              <w:sz w:val="18"/>
              <w:szCs w:val="18"/>
            </w:rPr>
          </w:rPrChange>
        </w:rPr>
        <w:t>: 10.3767/003158511x614258.</w:t>
      </w:r>
    </w:p>
    <w:p w14:paraId="085816B3" w14:textId="336CE58D" w:rsidR="00CD2636" w:rsidRPr="00BC4BDA"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proofErr w:type="gramStart"/>
      <w:r w:rsidRPr="00FE6906">
        <w:rPr>
          <w:rFonts w:ascii="Times New Roman" w:eastAsia="Aptos" w:hAnsi="Times New Roman" w:cs="Times New Roman"/>
          <w:sz w:val="18"/>
          <w:szCs w:val="18"/>
          <w:lang w:val="nl-BE"/>
          <w:rPrChange w:id="573" w:author="Prenafeta, Francesc" w:date="2025-01-31T16:39:00Z" w16du:dateUtc="2025-01-31T15:39:00Z">
            <w:rPr>
              <w:rFonts w:ascii="Times New Roman" w:eastAsia="Aptos" w:hAnsi="Times New Roman" w:cs="Times New Roman"/>
              <w:sz w:val="18"/>
              <w:szCs w:val="18"/>
            </w:rPr>
          </w:rPrChange>
        </w:rPr>
        <w:t>de</w:t>
      </w:r>
      <w:proofErr w:type="gramEnd"/>
      <w:r w:rsidRPr="00FE6906">
        <w:rPr>
          <w:rFonts w:ascii="Times New Roman" w:eastAsia="Aptos" w:hAnsi="Times New Roman" w:cs="Times New Roman"/>
          <w:sz w:val="18"/>
          <w:szCs w:val="18"/>
          <w:lang w:val="nl-BE"/>
          <w:rPrChange w:id="574" w:author="Prenafeta, Francesc" w:date="2025-01-31T16:39:00Z" w16du:dateUtc="2025-01-31T15:39:00Z">
            <w:rPr>
              <w:rFonts w:ascii="Times New Roman" w:eastAsia="Aptos" w:hAnsi="Times New Roman" w:cs="Times New Roman"/>
              <w:sz w:val="18"/>
              <w:szCs w:val="18"/>
            </w:rPr>
          </w:rPrChange>
        </w:rPr>
        <w:t xml:space="preserve"> Hoog, G S</w:t>
      </w:r>
      <w:r w:rsidR="00403F0F" w:rsidRPr="00FE6906">
        <w:rPr>
          <w:rFonts w:ascii="Times New Roman" w:eastAsia="Aptos" w:hAnsi="Times New Roman" w:cs="Times New Roman"/>
          <w:sz w:val="18"/>
          <w:szCs w:val="18"/>
          <w:lang w:val="nl-BE"/>
          <w:rPrChange w:id="575" w:author="Prenafeta, Francesc" w:date="2025-01-31T16:39:00Z" w16du:dateUtc="2025-01-31T15:39:00Z">
            <w:rPr>
              <w:rFonts w:ascii="Times New Roman" w:eastAsia="Aptos" w:hAnsi="Times New Roman" w:cs="Times New Roman"/>
              <w:sz w:val="18"/>
              <w:szCs w:val="18"/>
            </w:rPr>
          </w:rPrChange>
        </w:rPr>
        <w:t xml:space="preserve">., Vicente, V., </w:t>
      </w:r>
      <w:proofErr w:type="spellStart"/>
      <w:r w:rsidR="00403F0F" w:rsidRPr="00FE6906">
        <w:rPr>
          <w:rFonts w:ascii="Times New Roman" w:eastAsia="Aptos" w:hAnsi="Times New Roman" w:cs="Times New Roman"/>
          <w:sz w:val="18"/>
          <w:szCs w:val="18"/>
          <w:lang w:val="nl-BE"/>
          <w:rPrChange w:id="576" w:author="Prenafeta, Francesc" w:date="2025-01-31T16:39:00Z" w16du:dateUtc="2025-01-31T15:39:00Z">
            <w:rPr>
              <w:rFonts w:ascii="Times New Roman" w:eastAsia="Aptos" w:hAnsi="Times New Roman" w:cs="Times New Roman"/>
              <w:sz w:val="18"/>
              <w:szCs w:val="18"/>
            </w:rPr>
          </w:rPrChange>
        </w:rPr>
        <w:t>Caligiorne</w:t>
      </w:r>
      <w:proofErr w:type="spellEnd"/>
      <w:r w:rsidR="00403F0F" w:rsidRPr="00FE6906">
        <w:rPr>
          <w:rFonts w:ascii="Times New Roman" w:eastAsia="Aptos" w:hAnsi="Times New Roman" w:cs="Times New Roman"/>
          <w:sz w:val="18"/>
          <w:szCs w:val="18"/>
          <w:lang w:val="nl-BE"/>
          <w:rPrChange w:id="577" w:author="Prenafeta, Francesc" w:date="2025-01-31T16:39:00Z" w16du:dateUtc="2025-01-31T15:39:00Z">
            <w:rPr>
              <w:rFonts w:ascii="Times New Roman" w:eastAsia="Aptos" w:hAnsi="Times New Roman" w:cs="Times New Roman"/>
              <w:sz w:val="18"/>
              <w:szCs w:val="18"/>
            </w:rPr>
          </w:rPrChange>
        </w:rPr>
        <w:t xml:space="preserve">, R. B., </w:t>
      </w:r>
      <w:proofErr w:type="spellStart"/>
      <w:r w:rsidR="00403F0F" w:rsidRPr="00FE6906">
        <w:rPr>
          <w:rFonts w:ascii="Times New Roman" w:eastAsia="Aptos" w:hAnsi="Times New Roman" w:cs="Times New Roman"/>
          <w:sz w:val="18"/>
          <w:szCs w:val="18"/>
          <w:lang w:val="nl-BE"/>
          <w:rPrChange w:id="578" w:author="Prenafeta, Francesc" w:date="2025-01-31T16:39:00Z" w16du:dateUtc="2025-01-31T15:39:00Z">
            <w:rPr>
              <w:rFonts w:ascii="Times New Roman" w:eastAsia="Aptos" w:hAnsi="Times New Roman" w:cs="Times New Roman"/>
              <w:sz w:val="18"/>
              <w:szCs w:val="18"/>
            </w:rPr>
          </w:rPrChange>
        </w:rPr>
        <w:t>Kantarcioglu</w:t>
      </w:r>
      <w:proofErr w:type="spellEnd"/>
      <w:r w:rsidR="00403F0F" w:rsidRPr="00FE6906">
        <w:rPr>
          <w:rFonts w:ascii="Times New Roman" w:eastAsia="Aptos" w:hAnsi="Times New Roman" w:cs="Times New Roman"/>
          <w:sz w:val="18"/>
          <w:szCs w:val="18"/>
          <w:lang w:val="nl-BE"/>
          <w:rPrChange w:id="579" w:author="Prenafeta, Francesc" w:date="2025-01-31T16:39:00Z" w16du:dateUtc="2025-01-31T15:39:00Z">
            <w:rPr>
              <w:rFonts w:ascii="Times New Roman" w:eastAsia="Aptos" w:hAnsi="Times New Roman" w:cs="Times New Roman"/>
              <w:sz w:val="18"/>
              <w:szCs w:val="18"/>
            </w:rPr>
          </w:rPrChange>
        </w:rPr>
        <w:t xml:space="preserve">, S., </w:t>
      </w:r>
      <w:proofErr w:type="spellStart"/>
      <w:r w:rsidR="00403F0F" w:rsidRPr="00FE6906">
        <w:rPr>
          <w:rFonts w:ascii="Times New Roman" w:eastAsia="Aptos" w:hAnsi="Times New Roman" w:cs="Times New Roman"/>
          <w:sz w:val="18"/>
          <w:szCs w:val="18"/>
          <w:lang w:val="nl-BE"/>
          <w:rPrChange w:id="580" w:author="Prenafeta, Francesc" w:date="2025-01-31T16:39:00Z" w16du:dateUtc="2025-01-31T15:39:00Z">
            <w:rPr>
              <w:rFonts w:ascii="Times New Roman" w:eastAsia="Aptos" w:hAnsi="Times New Roman" w:cs="Times New Roman"/>
              <w:sz w:val="18"/>
              <w:szCs w:val="18"/>
            </w:rPr>
          </w:rPrChange>
        </w:rPr>
        <w:t>Tintelnot</w:t>
      </w:r>
      <w:proofErr w:type="spellEnd"/>
      <w:r w:rsidR="00403F0F" w:rsidRPr="00FE6906">
        <w:rPr>
          <w:rFonts w:ascii="Times New Roman" w:eastAsia="Aptos" w:hAnsi="Times New Roman" w:cs="Times New Roman"/>
          <w:sz w:val="18"/>
          <w:szCs w:val="18"/>
          <w:lang w:val="nl-BE"/>
          <w:rPrChange w:id="581" w:author="Prenafeta, Francesc" w:date="2025-01-31T16:39:00Z" w16du:dateUtc="2025-01-31T15:39:00Z">
            <w:rPr>
              <w:rFonts w:ascii="Times New Roman" w:eastAsia="Aptos" w:hAnsi="Times New Roman" w:cs="Times New Roman"/>
              <w:sz w:val="18"/>
              <w:szCs w:val="18"/>
            </w:rPr>
          </w:rPrChange>
        </w:rPr>
        <w:t>, K., Gerrits van den Ende, A. H.,  Haase, G., 2003.</w:t>
      </w:r>
      <w:r w:rsidRPr="00FE6906">
        <w:rPr>
          <w:rFonts w:ascii="Times New Roman" w:eastAsia="Aptos" w:hAnsi="Times New Roman" w:cs="Times New Roman"/>
          <w:sz w:val="18"/>
          <w:szCs w:val="18"/>
          <w:lang w:val="nl-BE"/>
          <w:rPrChange w:id="582" w:author="Prenafeta, Francesc" w:date="2025-01-31T16:39:00Z" w16du:dateUtc="2025-01-31T15:39:00Z">
            <w:rPr>
              <w:rFonts w:ascii="Times New Roman" w:eastAsia="Aptos" w:hAnsi="Times New Roman" w:cs="Times New Roman"/>
              <w:sz w:val="18"/>
              <w:szCs w:val="18"/>
            </w:rPr>
          </w:rPrChange>
        </w:rPr>
        <w:t xml:space="preserve"> </w:t>
      </w:r>
      <w:r w:rsidRPr="00CD2636">
        <w:rPr>
          <w:rFonts w:ascii="Times New Roman" w:eastAsia="Aptos" w:hAnsi="Times New Roman" w:cs="Times New Roman"/>
          <w:sz w:val="18"/>
          <w:szCs w:val="18"/>
          <w:lang w:val="en-US"/>
        </w:rPr>
        <w:t xml:space="preserve">Species diversity and polymorphism in the </w:t>
      </w:r>
      <w:r w:rsidRPr="00CD2636">
        <w:rPr>
          <w:rFonts w:ascii="Times New Roman" w:eastAsia="Aptos" w:hAnsi="Times New Roman" w:cs="Times New Roman"/>
          <w:i/>
          <w:iCs/>
          <w:sz w:val="18"/>
          <w:szCs w:val="18"/>
          <w:lang w:val="en-US"/>
        </w:rPr>
        <w:t>Exophiala spinifera</w:t>
      </w:r>
      <w:r w:rsidRPr="00CD2636">
        <w:rPr>
          <w:rFonts w:ascii="Times New Roman" w:eastAsia="Aptos" w:hAnsi="Times New Roman" w:cs="Times New Roman"/>
          <w:sz w:val="18"/>
          <w:szCs w:val="18"/>
          <w:lang w:val="en-US"/>
        </w:rPr>
        <w:t xml:space="preserve"> clade containing opportunistic black yeast-like fungi. Journal of clinical microbiology</w:t>
      </w:r>
      <w:r w:rsidRPr="00CD2636">
        <w:rPr>
          <w:rFonts w:ascii="Times New Roman" w:eastAsia="Aptos" w:hAnsi="Times New Roman" w:cs="Times New Roman"/>
          <w:i/>
          <w:iCs/>
          <w:sz w:val="18"/>
          <w:szCs w:val="18"/>
          <w:lang w:val="en-US"/>
        </w:rPr>
        <w:t xml:space="preserve">. </w:t>
      </w:r>
      <w:r w:rsidRPr="00BC4BDA">
        <w:rPr>
          <w:rFonts w:ascii="Times New Roman" w:eastAsia="Aptos" w:hAnsi="Times New Roman" w:cs="Times New Roman"/>
          <w:sz w:val="18"/>
          <w:szCs w:val="18"/>
          <w:lang w:val="en-US"/>
        </w:rPr>
        <w:t>41</w:t>
      </w:r>
      <w:r w:rsidR="00BA35CE" w:rsidRPr="00BC4BDA">
        <w:rPr>
          <w:rFonts w:ascii="Times New Roman" w:eastAsia="Aptos" w:hAnsi="Times New Roman" w:cs="Times New Roman"/>
          <w:sz w:val="18"/>
          <w:szCs w:val="18"/>
          <w:lang w:val="en-US"/>
        </w:rPr>
        <w:t xml:space="preserve"> </w:t>
      </w:r>
      <w:r w:rsidR="00403F0F" w:rsidRPr="00BC4BDA">
        <w:rPr>
          <w:rFonts w:ascii="Times New Roman" w:eastAsia="Aptos" w:hAnsi="Times New Roman" w:cs="Times New Roman"/>
          <w:sz w:val="18"/>
          <w:szCs w:val="18"/>
          <w:lang w:val="en-US"/>
        </w:rPr>
        <w:t>(10)</w:t>
      </w:r>
      <w:r w:rsidRPr="00BC4BDA">
        <w:rPr>
          <w:rFonts w:ascii="Times New Roman" w:eastAsia="Aptos" w:hAnsi="Times New Roman" w:cs="Times New Roman"/>
          <w:sz w:val="18"/>
          <w:szCs w:val="18"/>
          <w:lang w:val="en-US"/>
        </w:rPr>
        <w:t>, 4767-</w:t>
      </w:r>
      <w:r w:rsidR="00403F0F" w:rsidRPr="00BC4BDA">
        <w:rPr>
          <w:rFonts w:ascii="Times New Roman" w:eastAsia="Aptos" w:hAnsi="Times New Roman" w:cs="Times New Roman"/>
          <w:sz w:val="18"/>
          <w:szCs w:val="18"/>
          <w:lang w:val="en-US"/>
        </w:rPr>
        <w:t>47</w:t>
      </w:r>
      <w:r w:rsidRPr="00BC4BDA">
        <w:rPr>
          <w:rFonts w:ascii="Times New Roman" w:eastAsia="Aptos" w:hAnsi="Times New Roman" w:cs="Times New Roman"/>
          <w:sz w:val="18"/>
          <w:szCs w:val="18"/>
          <w:lang w:val="en-US"/>
        </w:rPr>
        <w:t xml:space="preserve">78. </w:t>
      </w:r>
      <w:r w:rsidR="00AA383F" w:rsidRPr="00BC4BDA">
        <w:rPr>
          <w:rFonts w:ascii="Times New Roman" w:eastAsia="Aptos" w:hAnsi="Times New Roman" w:cs="Times New Roman"/>
          <w:sz w:val="18"/>
          <w:szCs w:val="18"/>
          <w:lang w:val="en-US"/>
        </w:rPr>
        <w:t>https://</w:t>
      </w:r>
      <w:r w:rsidRPr="00BC4BDA">
        <w:rPr>
          <w:rFonts w:ascii="Times New Roman" w:eastAsia="Aptos" w:hAnsi="Times New Roman" w:cs="Times New Roman"/>
          <w:sz w:val="18"/>
          <w:szCs w:val="18"/>
          <w:lang w:val="en-US"/>
        </w:rPr>
        <w:t>doi:10.1128/jcm.41.10.4767-4778.2003</w:t>
      </w:r>
    </w:p>
    <w:p w14:paraId="366B7C30" w14:textId="25D3D1B9"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BC4BDA">
        <w:rPr>
          <w:rFonts w:ascii="Times New Roman" w:eastAsia="Aptos" w:hAnsi="Times New Roman" w:cs="Times New Roman"/>
          <w:sz w:val="18"/>
          <w:szCs w:val="18"/>
          <w:lang w:val="en-US"/>
        </w:rPr>
        <w:t xml:space="preserve">Díaz, P., Gimeno, Y., Carro, P., González, S., Schilardi, P. L., Benítez, G., </w:t>
      </w:r>
      <w:r w:rsidR="00403F0F" w:rsidRPr="00BC4BDA">
        <w:rPr>
          <w:rFonts w:ascii="Times New Roman" w:eastAsia="Aptos" w:hAnsi="Times New Roman" w:cs="Times New Roman"/>
          <w:sz w:val="18"/>
          <w:szCs w:val="18"/>
          <w:lang w:val="en-US"/>
        </w:rPr>
        <w:t xml:space="preserve">Salvarezza, R. C., Creus, A. H., </w:t>
      </w:r>
      <w:r w:rsidRPr="00BC4BDA">
        <w:rPr>
          <w:rFonts w:ascii="Times New Roman" w:eastAsia="Aptos" w:hAnsi="Times New Roman" w:cs="Times New Roman"/>
          <w:sz w:val="18"/>
          <w:szCs w:val="18"/>
          <w:lang w:val="en-US"/>
        </w:rPr>
        <w:t xml:space="preserve">2005. </w:t>
      </w:r>
      <w:r w:rsidRPr="00CD2636">
        <w:rPr>
          <w:rFonts w:ascii="Times New Roman" w:eastAsia="Aptos" w:hAnsi="Times New Roman" w:cs="Times New Roman"/>
          <w:sz w:val="18"/>
          <w:szCs w:val="18"/>
          <w:lang w:val="en-US"/>
        </w:rPr>
        <w:t>Electrochemical self-assembly of melanin films on gold. Langmuir. 21</w:t>
      </w:r>
      <w:r w:rsidR="00BA35CE">
        <w:rPr>
          <w:rFonts w:ascii="Times New Roman" w:eastAsia="Aptos" w:hAnsi="Times New Roman" w:cs="Times New Roman"/>
          <w:sz w:val="18"/>
          <w:szCs w:val="18"/>
          <w:lang w:val="en-US"/>
        </w:rPr>
        <w:t xml:space="preserve"> </w:t>
      </w:r>
      <w:r w:rsidR="00BD190B">
        <w:rPr>
          <w:rFonts w:ascii="Times New Roman" w:eastAsia="Aptos" w:hAnsi="Times New Roman" w:cs="Times New Roman"/>
          <w:sz w:val="18"/>
          <w:szCs w:val="18"/>
          <w:lang w:val="en-US"/>
        </w:rPr>
        <w:t>(13)</w:t>
      </w:r>
      <w:r w:rsidRPr="00CD2636">
        <w:rPr>
          <w:rFonts w:ascii="Times New Roman" w:eastAsia="Aptos" w:hAnsi="Times New Roman" w:cs="Times New Roman"/>
          <w:sz w:val="18"/>
          <w:szCs w:val="18"/>
          <w:lang w:val="en-US"/>
        </w:rPr>
        <w:t xml:space="preserve">, 5924–5930.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10.1021/la0469755.</w:t>
      </w:r>
    </w:p>
    <w:p w14:paraId="548808E4" w14:textId="771D669B"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 xml:space="preserve">Dobin, A., Davis, C. A., Schlesinger, F., Drenkow, J., Zaleski, C., Jha, S., </w:t>
      </w:r>
      <w:r w:rsidR="00BD190B" w:rsidRPr="00BD190B">
        <w:rPr>
          <w:rFonts w:ascii="Times New Roman" w:eastAsia="Aptos" w:hAnsi="Times New Roman" w:cs="Times New Roman"/>
          <w:sz w:val="18"/>
          <w:szCs w:val="18"/>
          <w:lang w:val="en-US"/>
        </w:rPr>
        <w:t>Batut, P., Chaisson, M.</w:t>
      </w:r>
      <w:r w:rsidR="00BA35CE" w:rsidRPr="00BD190B">
        <w:rPr>
          <w:rFonts w:ascii="Times New Roman" w:eastAsia="Aptos" w:hAnsi="Times New Roman" w:cs="Times New Roman"/>
          <w:sz w:val="18"/>
          <w:szCs w:val="18"/>
          <w:lang w:val="en-US"/>
        </w:rPr>
        <w:t>, Gingeras</w:t>
      </w:r>
      <w:r w:rsidR="00BD190B" w:rsidRPr="00BD190B">
        <w:rPr>
          <w:rFonts w:ascii="Times New Roman" w:eastAsia="Aptos" w:hAnsi="Times New Roman" w:cs="Times New Roman"/>
          <w:sz w:val="18"/>
          <w:szCs w:val="18"/>
          <w:lang w:val="en-US"/>
        </w:rPr>
        <w:t>, T. R.</w:t>
      </w:r>
      <w:r w:rsidR="00BD190B">
        <w:rPr>
          <w:rFonts w:ascii="Times New Roman" w:eastAsia="Aptos" w:hAnsi="Times New Roman" w:cs="Times New Roman"/>
          <w:sz w:val="18"/>
          <w:szCs w:val="18"/>
          <w:lang w:val="en-US"/>
        </w:rPr>
        <w:t>,</w:t>
      </w:r>
      <w:r w:rsidR="00BD190B" w:rsidRPr="00BD190B">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2013. STAR: ultrafast universal RNA-seq aligner. Bioinformatics. 29</w:t>
      </w:r>
      <w:r w:rsidR="00BA35CE">
        <w:rPr>
          <w:rFonts w:ascii="Times New Roman" w:eastAsia="Aptos" w:hAnsi="Times New Roman" w:cs="Times New Roman"/>
          <w:sz w:val="18"/>
          <w:szCs w:val="18"/>
          <w:lang w:val="en-US"/>
        </w:rPr>
        <w:t xml:space="preserve"> </w:t>
      </w:r>
      <w:r w:rsidR="00BD190B">
        <w:rPr>
          <w:rFonts w:ascii="Times New Roman" w:eastAsia="Aptos" w:hAnsi="Times New Roman" w:cs="Times New Roman"/>
          <w:sz w:val="18"/>
          <w:szCs w:val="18"/>
          <w:lang w:val="en-US"/>
        </w:rPr>
        <w:t>(1)</w:t>
      </w:r>
      <w:r w:rsidRPr="00CD2636">
        <w:rPr>
          <w:rFonts w:ascii="Times New Roman" w:eastAsia="Aptos" w:hAnsi="Times New Roman" w:cs="Times New Roman"/>
          <w:sz w:val="18"/>
          <w:szCs w:val="18"/>
          <w:lang w:val="en-US"/>
        </w:rPr>
        <w:t xml:space="preserve">, 15–21.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10.1093/bioinformatics/bts635.</w:t>
      </w:r>
    </w:p>
    <w:p w14:paraId="01C9E94D" w14:textId="4A4C63F9" w:rsid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Ewels, P., Magnusson, M., Lundin, S., Käller, M.</w:t>
      </w:r>
      <w:r w:rsidR="00BD190B">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2016. MultiQC: summarize analysis results for multiple tools and samples in a single report. Bioinformatics. 32</w:t>
      </w:r>
      <w:r w:rsidR="00BA35CE">
        <w:rPr>
          <w:rFonts w:ascii="Times New Roman" w:eastAsia="Aptos" w:hAnsi="Times New Roman" w:cs="Times New Roman"/>
          <w:sz w:val="18"/>
          <w:szCs w:val="18"/>
          <w:lang w:val="en-US"/>
        </w:rPr>
        <w:t xml:space="preserve"> </w:t>
      </w:r>
      <w:r w:rsidR="00BD190B">
        <w:rPr>
          <w:rFonts w:ascii="Times New Roman" w:eastAsia="Aptos" w:hAnsi="Times New Roman" w:cs="Times New Roman"/>
          <w:sz w:val="18"/>
          <w:szCs w:val="18"/>
          <w:lang w:val="en-US"/>
        </w:rPr>
        <w:t>(19)</w:t>
      </w:r>
      <w:r w:rsidRPr="00CD2636">
        <w:rPr>
          <w:rFonts w:ascii="Times New Roman" w:eastAsia="Aptos" w:hAnsi="Times New Roman" w:cs="Times New Roman"/>
          <w:sz w:val="18"/>
          <w:szCs w:val="18"/>
          <w:lang w:val="en-US"/>
        </w:rPr>
        <w:t xml:space="preserve">, 3047–3048.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10.1093/bioinformatics/btw354.</w:t>
      </w:r>
    </w:p>
    <w:p w14:paraId="13623A1F" w14:textId="66D823E5" w:rsidR="00685D1C" w:rsidRPr="00CD2636" w:rsidRDefault="00685D1C"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685D1C">
        <w:rPr>
          <w:rFonts w:ascii="Times New Roman" w:eastAsia="Aptos" w:hAnsi="Times New Roman" w:cs="Times New Roman"/>
          <w:sz w:val="18"/>
          <w:szCs w:val="18"/>
          <w:lang w:val="en-US"/>
        </w:rPr>
        <w:t>Feng, H., Meng, P., Zhang, S., Chen, W., Wang, H., &amp; Wang, C. (2023). Insights from comparative transcriptome analysis in the responses of Pb-tolerant fungi Curvularia tsudae to Pb stress. </w:t>
      </w:r>
      <w:r w:rsidRPr="00D75722">
        <w:rPr>
          <w:rFonts w:ascii="Times New Roman" w:eastAsia="Aptos" w:hAnsi="Times New Roman" w:cs="Times New Roman"/>
          <w:i/>
          <w:iCs/>
          <w:sz w:val="18"/>
          <w:szCs w:val="18"/>
          <w:lang w:val="en-US"/>
        </w:rPr>
        <w:t>Ecotoxicology and environmental safety</w:t>
      </w:r>
      <w:r w:rsidRPr="00D75722">
        <w:rPr>
          <w:rFonts w:ascii="Times New Roman" w:eastAsia="Aptos" w:hAnsi="Times New Roman" w:cs="Times New Roman"/>
          <w:sz w:val="18"/>
          <w:szCs w:val="18"/>
          <w:lang w:val="en-US"/>
        </w:rPr>
        <w:t>, </w:t>
      </w:r>
      <w:r w:rsidRPr="00D75722">
        <w:rPr>
          <w:rFonts w:ascii="Times New Roman" w:eastAsia="Aptos" w:hAnsi="Times New Roman" w:cs="Times New Roman"/>
          <w:i/>
          <w:iCs/>
          <w:sz w:val="18"/>
          <w:szCs w:val="18"/>
          <w:lang w:val="en-US"/>
        </w:rPr>
        <w:t>249</w:t>
      </w:r>
      <w:r w:rsidRPr="00D75722">
        <w:rPr>
          <w:rFonts w:ascii="Times New Roman" w:eastAsia="Aptos" w:hAnsi="Times New Roman" w:cs="Times New Roman"/>
          <w:sz w:val="18"/>
          <w:szCs w:val="18"/>
          <w:lang w:val="en-US"/>
        </w:rPr>
        <w:t>, 114476. https://doi.org/10.1016/j.ecoenv.2022.114476</w:t>
      </w:r>
    </w:p>
    <w:p w14:paraId="3A07D39D" w14:textId="70BFF982"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Feng, L., Song, Q., Jiang, Q., Li, Z.</w:t>
      </w:r>
      <w:r w:rsidR="00BA35CE">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2021. The horizontal and vertical distribution of deep-sea sediments fungal community in the south China sea. Front. Mar. Sci. 8, 592784.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10.3389/fmars.2021.592784/bibtex.</w:t>
      </w:r>
    </w:p>
    <w:p w14:paraId="594E010F" w14:textId="1DFCF71C" w:rsidR="00CD2636" w:rsidRPr="00BC4BDA"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Fogarty, R. V., and Tobin, J. M.</w:t>
      </w:r>
      <w:r w:rsidR="00BD190B">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1996. Fungal melanins and their interactions with metals. Enzyme Microb. Technol. </w:t>
      </w:r>
      <w:r w:rsidRPr="00BC4BDA">
        <w:rPr>
          <w:rFonts w:ascii="Times New Roman" w:eastAsia="Aptos" w:hAnsi="Times New Roman" w:cs="Times New Roman"/>
          <w:sz w:val="18"/>
          <w:szCs w:val="18"/>
          <w:lang w:val="en-US"/>
        </w:rPr>
        <w:t>19</w:t>
      </w:r>
      <w:r w:rsidR="00BA35CE" w:rsidRPr="00BC4BDA">
        <w:rPr>
          <w:rFonts w:ascii="Times New Roman" w:eastAsia="Aptos" w:hAnsi="Times New Roman" w:cs="Times New Roman"/>
          <w:sz w:val="18"/>
          <w:szCs w:val="18"/>
          <w:lang w:val="en-US"/>
        </w:rPr>
        <w:t xml:space="preserve"> </w:t>
      </w:r>
      <w:r w:rsidR="00BD190B" w:rsidRPr="00BC4BDA">
        <w:rPr>
          <w:rFonts w:ascii="Times New Roman" w:eastAsia="Aptos" w:hAnsi="Times New Roman" w:cs="Times New Roman"/>
          <w:sz w:val="18"/>
          <w:szCs w:val="18"/>
          <w:lang w:val="en-US"/>
        </w:rPr>
        <w:t>(4)</w:t>
      </w:r>
      <w:r w:rsidRPr="00BC4BDA">
        <w:rPr>
          <w:rFonts w:ascii="Times New Roman" w:eastAsia="Aptos" w:hAnsi="Times New Roman" w:cs="Times New Roman"/>
          <w:sz w:val="18"/>
          <w:szCs w:val="18"/>
          <w:lang w:val="en-US"/>
        </w:rPr>
        <w:t xml:space="preserve">, 311–317. </w:t>
      </w:r>
      <w:r w:rsidR="00AA383F" w:rsidRPr="00BC4BDA">
        <w:rPr>
          <w:rFonts w:ascii="Times New Roman" w:eastAsia="Aptos" w:hAnsi="Times New Roman" w:cs="Times New Roman"/>
          <w:sz w:val="18"/>
          <w:szCs w:val="18"/>
          <w:lang w:val="en-US"/>
        </w:rPr>
        <w:t>https://</w:t>
      </w:r>
      <w:r w:rsidRPr="00BC4BDA">
        <w:rPr>
          <w:rFonts w:ascii="Times New Roman" w:eastAsia="Aptos" w:hAnsi="Times New Roman" w:cs="Times New Roman"/>
          <w:sz w:val="18"/>
          <w:szCs w:val="18"/>
          <w:lang w:val="en-US"/>
        </w:rPr>
        <w:t>doi: 10.1016/0141-0229(96)00002-6.</w:t>
      </w:r>
    </w:p>
    <w:p w14:paraId="208B70D2" w14:textId="4BE5D785"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BC4BDA">
        <w:rPr>
          <w:rFonts w:ascii="Times New Roman" w:eastAsia="Aptos" w:hAnsi="Times New Roman" w:cs="Times New Roman"/>
          <w:sz w:val="18"/>
          <w:szCs w:val="18"/>
          <w:lang w:val="en-US"/>
        </w:rPr>
        <w:t xml:space="preserve">García-Alcalde, F., Okonechnikov, K., Carbonell, J., Cruz, L. M., Götz, S., Tarazona, S., </w:t>
      </w:r>
      <w:r w:rsidR="00BD190B" w:rsidRPr="00BC4BDA">
        <w:rPr>
          <w:rFonts w:ascii="Times New Roman" w:eastAsia="Aptos" w:hAnsi="Times New Roman" w:cs="Times New Roman"/>
          <w:sz w:val="18"/>
          <w:szCs w:val="18"/>
          <w:lang w:val="en-US"/>
        </w:rPr>
        <w:t xml:space="preserve">Dopazo, J., Meyer, T. F., Conesa, A., </w:t>
      </w:r>
      <w:r w:rsidRPr="00BC4BDA">
        <w:rPr>
          <w:rFonts w:ascii="Times New Roman" w:eastAsia="Aptos" w:hAnsi="Times New Roman" w:cs="Times New Roman"/>
          <w:sz w:val="18"/>
          <w:szCs w:val="18"/>
          <w:lang w:val="en-US"/>
        </w:rPr>
        <w:t xml:space="preserve">2012. </w:t>
      </w:r>
      <w:r w:rsidRPr="00CD2636">
        <w:rPr>
          <w:rFonts w:ascii="Times New Roman" w:eastAsia="Aptos" w:hAnsi="Times New Roman" w:cs="Times New Roman"/>
          <w:sz w:val="18"/>
          <w:szCs w:val="18"/>
          <w:lang w:val="en-US"/>
        </w:rPr>
        <w:t>Qualimap: evaluating next-generation sequencing alignment data. Bioinformatics. 28</w:t>
      </w:r>
      <w:r w:rsidR="00BA35CE">
        <w:rPr>
          <w:rFonts w:ascii="Times New Roman" w:eastAsia="Aptos" w:hAnsi="Times New Roman" w:cs="Times New Roman"/>
          <w:sz w:val="18"/>
          <w:szCs w:val="18"/>
          <w:lang w:val="en-US"/>
        </w:rPr>
        <w:t xml:space="preserve"> </w:t>
      </w:r>
      <w:r w:rsidR="00BD190B">
        <w:rPr>
          <w:rFonts w:ascii="Times New Roman" w:eastAsia="Aptos" w:hAnsi="Times New Roman" w:cs="Times New Roman"/>
          <w:sz w:val="18"/>
          <w:szCs w:val="18"/>
          <w:lang w:val="en-US"/>
        </w:rPr>
        <w:t>(20)</w:t>
      </w:r>
      <w:r w:rsidRPr="00CD2636">
        <w:rPr>
          <w:rFonts w:ascii="Times New Roman" w:eastAsia="Aptos" w:hAnsi="Times New Roman" w:cs="Times New Roman"/>
          <w:sz w:val="18"/>
          <w:szCs w:val="18"/>
          <w:lang w:val="en-US"/>
        </w:rPr>
        <w:t xml:space="preserve">, 2678–2679.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10.1093/bioinformatics/bts503.</w:t>
      </w:r>
    </w:p>
    <w:p w14:paraId="2073EFFF" w14:textId="1F222C1C" w:rsidR="00CD2636" w:rsidRPr="00FE690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pt-PT"/>
          <w:rPrChange w:id="583" w:author="Prenafeta, Francesc" w:date="2025-01-31T16:39:00Z" w16du:dateUtc="2025-01-31T15:39:00Z">
            <w:rPr>
              <w:rFonts w:ascii="Times New Roman" w:eastAsia="Aptos" w:hAnsi="Times New Roman" w:cs="Times New Roman"/>
              <w:sz w:val="18"/>
              <w:szCs w:val="18"/>
            </w:rPr>
          </w:rPrChange>
        </w:rPr>
      </w:pPr>
      <w:r w:rsidRPr="00CD2636">
        <w:rPr>
          <w:rFonts w:ascii="Times New Roman" w:eastAsia="Aptos" w:hAnsi="Times New Roman" w:cs="Times New Roman"/>
          <w:sz w:val="18"/>
          <w:szCs w:val="18"/>
          <w:lang w:val="en-US"/>
        </w:rPr>
        <w:t>Gonzalez, C. F., Aekerley, D. F., Lynch, S. V., and Matin, A.</w:t>
      </w:r>
      <w:r w:rsidR="00BD190B">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2005. ChrR, a soluble quinone reductase of </w:t>
      </w:r>
      <w:r w:rsidRPr="00CD2636">
        <w:rPr>
          <w:rFonts w:ascii="Times New Roman" w:eastAsia="Aptos" w:hAnsi="Times New Roman" w:cs="Times New Roman"/>
          <w:i/>
          <w:iCs/>
          <w:sz w:val="18"/>
          <w:szCs w:val="18"/>
          <w:lang w:val="en-US"/>
        </w:rPr>
        <w:t>Pseudomonas putida</w:t>
      </w:r>
      <w:r w:rsidRPr="00CD2636">
        <w:rPr>
          <w:rFonts w:ascii="Times New Roman" w:eastAsia="Aptos" w:hAnsi="Times New Roman" w:cs="Times New Roman"/>
          <w:sz w:val="18"/>
          <w:szCs w:val="18"/>
          <w:lang w:val="en-US"/>
        </w:rPr>
        <w:t xml:space="preserve"> that defends against H</w:t>
      </w:r>
      <w:r w:rsidRPr="00CD2636">
        <w:rPr>
          <w:rFonts w:ascii="Times New Roman" w:eastAsia="Aptos" w:hAnsi="Times New Roman" w:cs="Times New Roman"/>
          <w:sz w:val="18"/>
          <w:szCs w:val="18"/>
          <w:vertAlign w:val="subscript"/>
          <w:lang w:val="en-US"/>
        </w:rPr>
        <w:t>2</w:t>
      </w:r>
      <w:r w:rsidRPr="00CD2636">
        <w:rPr>
          <w:rFonts w:ascii="Times New Roman" w:eastAsia="Aptos" w:hAnsi="Times New Roman" w:cs="Times New Roman"/>
          <w:sz w:val="18"/>
          <w:szCs w:val="18"/>
          <w:lang w:val="en-US"/>
        </w:rPr>
        <w:t>O</w:t>
      </w:r>
      <w:r w:rsidRPr="00CD2636">
        <w:rPr>
          <w:rFonts w:ascii="Times New Roman" w:eastAsia="Aptos" w:hAnsi="Times New Roman" w:cs="Times New Roman"/>
          <w:sz w:val="18"/>
          <w:szCs w:val="18"/>
          <w:vertAlign w:val="subscript"/>
          <w:lang w:val="en-US"/>
        </w:rPr>
        <w:t>2</w:t>
      </w:r>
      <w:r w:rsidRPr="00CD2636">
        <w:rPr>
          <w:rFonts w:ascii="Times New Roman" w:eastAsia="Aptos" w:hAnsi="Times New Roman" w:cs="Times New Roman"/>
          <w:sz w:val="18"/>
          <w:szCs w:val="18"/>
          <w:lang w:val="en-US"/>
        </w:rPr>
        <w:t xml:space="preserve">. J. Biol. </w:t>
      </w:r>
      <w:r w:rsidRPr="00FE6906">
        <w:rPr>
          <w:rFonts w:ascii="Times New Roman" w:eastAsia="Aptos" w:hAnsi="Times New Roman" w:cs="Times New Roman"/>
          <w:sz w:val="18"/>
          <w:szCs w:val="18"/>
          <w:lang w:val="pt-PT"/>
          <w:rPrChange w:id="584" w:author="Prenafeta, Francesc" w:date="2025-01-31T16:39:00Z" w16du:dateUtc="2025-01-31T15:39:00Z">
            <w:rPr>
              <w:rFonts w:ascii="Times New Roman" w:eastAsia="Aptos" w:hAnsi="Times New Roman" w:cs="Times New Roman"/>
              <w:sz w:val="18"/>
              <w:szCs w:val="18"/>
            </w:rPr>
          </w:rPrChange>
        </w:rPr>
        <w:t>Chem. 280</w:t>
      </w:r>
      <w:r w:rsidR="00BA35CE" w:rsidRPr="00FE6906">
        <w:rPr>
          <w:rFonts w:ascii="Times New Roman" w:eastAsia="Aptos" w:hAnsi="Times New Roman" w:cs="Times New Roman"/>
          <w:sz w:val="18"/>
          <w:szCs w:val="18"/>
          <w:lang w:val="pt-PT"/>
          <w:rPrChange w:id="585" w:author="Prenafeta, Francesc" w:date="2025-01-31T16:39:00Z" w16du:dateUtc="2025-01-31T15:39:00Z">
            <w:rPr>
              <w:rFonts w:ascii="Times New Roman" w:eastAsia="Aptos" w:hAnsi="Times New Roman" w:cs="Times New Roman"/>
              <w:sz w:val="18"/>
              <w:szCs w:val="18"/>
            </w:rPr>
          </w:rPrChange>
        </w:rPr>
        <w:t xml:space="preserve"> </w:t>
      </w:r>
      <w:r w:rsidR="00BD190B" w:rsidRPr="00FE6906">
        <w:rPr>
          <w:rFonts w:ascii="Times New Roman" w:eastAsia="Aptos" w:hAnsi="Times New Roman" w:cs="Times New Roman"/>
          <w:sz w:val="18"/>
          <w:szCs w:val="18"/>
          <w:lang w:val="pt-PT"/>
          <w:rPrChange w:id="586" w:author="Prenafeta, Francesc" w:date="2025-01-31T16:39:00Z" w16du:dateUtc="2025-01-31T15:39:00Z">
            <w:rPr>
              <w:rFonts w:ascii="Times New Roman" w:eastAsia="Aptos" w:hAnsi="Times New Roman" w:cs="Times New Roman"/>
              <w:sz w:val="18"/>
              <w:szCs w:val="18"/>
            </w:rPr>
          </w:rPrChange>
        </w:rPr>
        <w:t>(24)</w:t>
      </w:r>
      <w:r w:rsidRPr="00FE6906">
        <w:rPr>
          <w:rFonts w:ascii="Times New Roman" w:eastAsia="Aptos" w:hAnsi="Times New Roman" w:cs="Times New Roman"/>
          <w:sz w:val="18"/>
          <w:szCs w:val="18"/>
          <w:lang w:val="pt-PT"/>
          <w:rPrChange w:id="587" w:author="Prenafeta, Francesc" w:date="2025-01-31T16:39:00Z" w16du:dateUtc="2025-01-31T15:39:00Z">
            <w:rPr>
              <w:rFonts w:ascii="Times New Roman" w:eastAsia="Aptos" w:hAnsi="Times New Roman" w:cs="Times New Roman"/>
              <w:sz w:val="18"/>
              <w:szCs w:val="18"/>
            </w:rPr>
          </w:rPrChange>
        </w:rPr>
        <w:t xml:space="preserve">, 22590–22595. </w:t>
      </w:r>
      <w:r w:rsidR="00AA383F" w:rsidRPr="00FE6906">
        <w:rPr>
          <w:rFonts w:ascii="Times New Roman" w:eastAsia="Aptos" w:hAnsi="Times New Roman" w:cs="Times New Roman"/>
          <w:sz w:val="18"/>
          <w:szCs w:val="18"/>
          <w:lang w:val="pt-PT"/>
          <w:rPrChange w:id="588" w:author="Prenafeta, Francesc" w:date="2025-01-31T16:39:00Z" w16du:dateUtc="2025-01-31T15:39:00Z">
            <w:rPr>
              <w:rFonts w:ascii="Times New Roman" w:eastAsia="Aptos" w:hAnsi="Times New Roman" w:cs="Times New Roman"/>
              <w:sz w:val="18"/>
              <w:szCs w:val="18"/>
            </w:rPr>
          </w:rPrChange>
        </w:rPr>
        <w:t>https://</w:t>
      </w:r>
      <w:r w:rsidRPr="00FE6906">
        <w:rPr>
          <w:rFonts w:ascii="Times New Roman" w:eastAsia="Aptos" w:hAnsi="Times New Roman" w:cs="Times New Roman"/>
          <w:sz w:val="18"/>
          <w:szCs w:val="18"/>
          <w:lang w:val="pt-PT"/>
          <w:rPrChange w:id="589" w:author="Prenafeta, Francesc" w:date="2025-01-31T16:39:00Z" w16du:dateUtc="2025-01-31T15:39:00Z">
            <w:rPr>
              <w:rFonts w:ascii="Times New Roman" w:eastAsia="Aptos" w:hAnsi="Times New Roman" w:cs="Times New Roman"/>
              <w:sz w:val="18"/>
              <w:szCs w:val="18"/>
            </w:rPr>
          </w:rPrChange>
        </w:rPr>
        <w:t>doi: 10.1074/jbc.M501654200.</w:t>
      </w:r>
    </w:p>
    <w:p w14:paraId="1ACADCF6" w14:textId="762519F4"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FE6906">
        <w:rPr>
          <w:rFonts w:ascii="Times New Roman" w:eastAsia="Aptos" w:hAnsi="Times New Roman" w:cs="Times New Roman"/>
          <w:sz w:val="18"/>
          <w:szCs w:val="18"/>
          <w:lang w:val="pt-PT"/>
          <w:rPrChange w:id="590" w:author="Prenafeta, Francesc" w:date="2025-01-31T16:39:00Z" w16du:dateUtc="2025-01-31T15:39:00Z">
            <w:rPr>
              <w:rFonts w:ascii="Times New Roman" w:eastAsia="Aptos" w:hAnsi="Times New Roman" w:cs="Times New Roman"/>
              <w:sz w:val="18"/>
              <w:szCs w:val="18"/>
            </w:rPr>
          </w:rPrChange>
        </w:rPr>
        <w:t>Isola, D., Scano, A., Orrù, G., Prenafeta-Boldú, F. X., Zucconi, L.</w:t>
      </w:r>
      <w:r w:rsidR="00DB364A" w:rsidRPr="00FE6906">
        <w:rPr>
          <w:rFonts w:ascii="Times New Roman" w:eastAsia="Aptos" w:hAnsi="Times New Roman" w:cs="Times New Roman"/>
          <w:sz w:val="18"/>
          <w:szCs w:val="18"/>
          <w:lang w:val="pt-PT"/>
          <w:rPrChange w:id="591" w:author="Prenafeta, Francesc" w:date="2025-01-31T16:39:00Z" w16du:dateUtc="2025-01-31T15:39:00Z">
            <w:rPr>
              <w:rFonts w:ascii="Times New Roman" w:eastAsia="Aptos" w:hAnsi="Times New Roman" w:cs="Times New Roman"/>
              <w:sz w:val="18"/>
              <w:szCs w:val="18"/>
            </w:rPr>
          </w:rPrChange>
        </w:rPr>
        <w:t>, 2021.</w:t>
      </w:r>
      <w:r w:rsidRPr="00FE6906">
        <w:rPr>
          <w:rFonts w:ascii="Times New Roman" w:eastAsia="Aptos" w:hAnsi="Times New Roman" w:cs="Times New Roman"/>
          <w:sz w:val="18"/>
          <w:szCs w:val="18"/>
          <w:lang w:val="pt-PT"/>
          <w:rPrChange w:id="592" w:author="Prenafeta, Francesc" w:date="2025-01-31T16:39:00Z" w16du:dateUtc="2025-01-31T15:39:00Z">
            <w:rPr>
              <w:rFonts w:ascii="Times New Roman" w:eastAsia="Aptos" w:hAnsi="Times New Roman" w:cs="Times New Roman"/>
              <w:sz w:val="18"/>
              <w:szCs w:val="18"/>
            </w:rPr>
          </w:rPrChange>
        </w:rPr>
        <w:t xml:space="preserve"> </w:t>
      </w:r>
      <w:r w:rsidRPr="00CD2636">
        <w:rPr>
          <w:rFonts w:ascii="Times New Roman" w:eastAsia="Aptos" w:hAnsi="Times New Roman" w:cs="Times New Roman"/>
          <w:sz w:val="18"/>
          <w:szCs w:val="18"/>
          <w:lang w:val="en-US"/>
        </w:rPr>
        <w:t xml:space="preserve">Hydrocarbon-Contaminated Sites: Is there something more than </w:t>
      </w:r>
      <w:r w:rsidRPr="00CD2636">
        <w:rPr>
          <w:rFonts w:ascii="Times New Roman" w:eastAsia="Aptos" w:hAnsi="Times New Roman" w:cs="Times New Roman"/>
          <w:i/>
          <w:iCs/>
          <w:sz w:val="18"/>
          <w:szCs w:val="18"/>
          <w:lang w:val="en-US"/>
        </w:rPr>
        <w:t>Exophiala xenobiotica</w:t>
      </w:r>
      <w:r w:rsidRPr="00CD2636">
        <w:rPr>
          <w:rFonts w:ascii="Times New Roman" w:eastAsia="Aptos" w:hAnsi="Times New Roman" w:cs="Times New Roman"/>
          <w:sz w:val="18"/>
          <w:szCs w:val="18"/>
          <w:lang w:val="en-US"/>
        </w:rPr>
        <w:t>? New insights into black fungal diversity using the long cold incubation method. J. Fungi</w:t>
      </w:r>
      <w:r w:rsidRPr="00CD2636">
        <w:rPr>
          <w:rFonts w:ascii="Times New Roman" w:eastAsia="Aptos" w:hAnsi="Times New Roman" w:cs="Times New Roman"/>
          <w:i/>
          <w:iCs/>
          <w:sz w:val="18"/>
          <w:szCs w:val="18"/>
          <w:lang w:val="en-US"/>
        </w:rPr>
        <w:t>.</w:t>
      </w:r>
      <w:r w:rsidRPr="00CD2636">
        <w:rPr>
          <w:rFonts w:ascii="Times New Roman" w:eastAsia="Aptos" w:hAnsi="Times New Roman" w:cs="Times New Roman"/>
          <w:sz w:val="18"/>
          <w:szCs w:val="18"/>
          <w:lang w:val="en-US"/>
        </w:rPr>
        <w:t xml:space="preserve"> 7</w:t>
      </w:r>
      <w:r w:rsidR="00BA35CE">
        <w:rPr>
          <w:rFonts w:ascii="Times New Roman" w:eastAsia="Aptos" w:hAnsi="Times New Roman" w:cs="Times New Roman"/>
          <w:sz w:val="18"/>
          <w:szCs w:val="18"/>
          <w:lang w:val="en-US"/>
        </w:rPr>
        <w:t xml:space="preserve"> </w:t>
      </w:r>
      <w:r w:rsidR="00DB364A">
        <w:rPr>
          <w:rFonts w:ascii="Times New Roman" w:eastAsia="Aptos" w:hAnsi="Times New Roman" w:cs="Times New Roman"/>
          <w:sz w:val="18"/>
          <w:szCs w:val="18"/>
          <w:lang w:val="en-US"/>
        </w:rPr>
        <w:t>(10)</w:t>
      </w:r>
      <w:r w:rsidRPr="00CD2636">
        <w:rPr>
          <w:rFonts w:ascii="Times New Roman" w:eastAsia="Aptos" w:hAnsi="Times New Roman" w:cs="Times New Roman"/>
          <w:sz w:val="18"/>
          <w:szCs w:val="18"/>
          <w:lang w:val="en-US"/>
        </w:rPr>
        <w:t xml:space="preserve">, 817.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10.3390/jof7100817</w:t>
      </w:r>
    </w:p>
    <w:p w14:paraId="738B7C3E" w14:textId="06782DCD"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Kirchhoff, L., Olsowski, M., Rath, P. M., Steinmann, J.</w:t>
      </w:r>
      <w:r w:rsidR="00DB364A">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2019. </w:t>
      </w:r>
      <w:r w:rsidRPr="00CD2636">
        <w:rPr>
          <w:rFonts w:ascii="Times New Roman" w:eastAsia="Aptos" w:hAnsi="Times New Roman" w:cs="Times New Roman"/>
          <w:i/>
          <w:iCs/>
          <w:sz w:val="18"/>
          <w:szCs w:val="18"/>
          <w:lang w:val="en-US"/>
        </w:rPr>
        <w:t>Exophiala dermatitidis</w:t>
      </w:r>
      <w:r w:rsidRPr="00CD2636">
        <w:rPr>
          <w:rFonts w:ascii="Times New Roman" w:eastAsia="Aptos" w:hAnsi="Times New Roman" w:cs="Times New Roman"/>
          <w:sz w:val="18"/>
          <w:szCs w:val="18"/>
          <w:lang w:val="en-US"/>
        </w:rPr>
        <w:t>: Key issues of an opportunistic fungal pathogen. Virulence. 10</w:t>
      </w:r>
      <w:r w:rsidR="00BA35CE">
        <w:rPr>
          <w:rFonts w:ascii="Times New Roman" w:eastAsia="Aptos" w:hAnsi="Times New Roman" w:cs="Times New Roman"/>
          <w:sz w:val="18"/>
          <w:szCs w:val="18"/>
          <w:lang w:val="en-US"/>
        </w:rPr>
        <w:t xml:space="preserve"> </w:t>
      </w:r>
      <w:r w:rsidR="00DB364A">
        <w:rPr>
          <w:rFonts w:ascii="Times New Roman" w:eastAsia="Aptos" w:hAnsi="Times New Roman" w:cs="Times New Roman"/>
          <w:sz w:val="18"/>
          <w:szCs w:val="18"/>
          <w:lang w:val="en-US"/>
        </w:rPr>
        <w:t>(1)</w:t>
      </w:r>
      <w:r w:rsidRPr="00CD2636">
        <w:rPr>
          <w:rFonts w:ascii="Times New Roman" w:eastAsia="Aptos" w:hAnsi="Times New Roman" w:cs="Times New Roman"/>
          <w:sz w:val="18"/>
          <w:szCs w:val="18"/>
          <w:lang w:val="en-US"/>
        </w:rPr>
        <w:t xml:space="preserve">, 984–998.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10.1080/21505594.2019.1596504.</w:t>
      </w:r>
    </w:p>
    <w:p w14:paraId="492A3D2D" w14:textId="5D753219"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 xml:space="preserve">Lenassi, M., Gostinčar, C., Jackman, S., Turk, M., Sadowski, I., Nislow, C., </w:t>
      </w:r>
      <w:r w:rsidR="00DB364A" w:rsidRPr="00DB364A">
        <w:rPr>
          <w:rFonts w:ascii="Times New Roman" w:eastAsia="Aptos" w:hAnsi="Times New Roman" w:cs="Times New Roman"/>
          <w:sz w:val="18"/>
          <w:szCs w:val="18"/>
          <w:lang w:val="en-US"/>
        </w:rPr>
        <w:t>Jones, S., Birol, I., Cimerman, N. G., Plemenitaš, A.</w:t>
      </w:r>
      <w:r w:rsidR="00DB364A">
        <w:rPr>
          <w:rFonts w:ascii="Times New Roman" w:eastAsia="Aptos" w:hAnsi="Times New Roman" w:cs="Times New Roman"/>
          <w:sz w:val="18"/>
          <w:szCs w:val="18"/>
          <w:lang w:val="en-US"/>
        </w:rPr>
        <w:t>,</w:t>
      </w:r>
      <w:r w:rsidR="00DB364A" w:rsidRPr="00DB364A">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 xml:space="preserve">2013. Whole genome duplication and enrichment of metal cation transporters revealed by de novo genome sequencing of extremely halotolerant black yeast </w:t>
      </w:r>
      <w:r w:rsidRPr="00CD2636">
        <w:rPr>
          <w:rFonts w:ascii="Times New Roman" w:eastAsia="Aptos" w:hAnsi="Times New Roman" w:cs="Times New Roman"/>
          <w:i/>
          <w:iCs/>
          <w:sz w:val="18"/>
          <w:szCs w:val="18"/>
          <w:lang w:val="en-US"/>
        </w:rPr>
        <w:t>Hortaea werneckii</w:t>
      </w:r>
      <w:r w:rsidRPr="00CD2636">
        <w:rPr>
          <w:rFonts w:ascii="Times New Roman" w:eastAsia="Aptos" w:hAnsi="Times New Roman" w:cs="Times New Roman"/>
          <w:sz w:val="18"/>
          <w:szCs w:val="18"/>
          <w:lang w:val="en-US"/>
        </w:rPr>
        <w:t>. PLoS One</w:t>
      </w:r>
      <w:r w:rsidR="00DB364A">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8</w:t>
      </w:r>
      <w:r w:rsidR="00BA35CE">
        <w:rPr>
          <w:rFonts w:ascii="Times New Roman" w:eastAsia="Aptos" w:hAnsi="Times New Roman" w:cs="Times New Roman"/>
          <w:sz w:val="18"/>
          <w:szCs w:val="18"/>
          <w:lang w:val="en-US"/>
        </w:rPr>
        <w:t xml:space="preserve"> </w:t>
      </w:r>
      <w:r w:rsidR="00DB364A">
        <w:rPr>
          <w:rFonts w:ascii="Times New Roman" w:eastAsia="Aptos" w:hAnsi="Times New Roman" w:cs="Times New Roman"/>
          <w:sz w:val="18"/>
          <w:szCs w:val="18"/>
          <w:lang w:val="en-US"/>
        </w:rPr>
        <w:t>(8),</w:t>
      </w:r>
      <w:r w:rsidRPr="00CD2636">
        <w:rPr>
          <w:rFonts w:ascii="Times New Roman" w:eastAsia="Aptos" w:hAnsi="Times New Roman" w:cs="Times New Roman"/>
          <w:sz w:val="18"/>
          <w:szCs w:val="18"/>
          <w:lang w:val="en-US"/>
        </w:rPr>
        <w:t xml:space="preserve"> e71328.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10.1371/journal.pone.0071328.</w:t>
      </w:r>
    </w:p>
    <w:p w14:paraId="7479BB7D" w14:textId="74728307"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Liang, J., Liu, J., Cheng, T. Q., Song, W.</w:t>
      </w:r>
      <w:r w:rsidR="00DB364A">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2021. Comparative transcriptome analysis providing resistance mechanism of </w:t>
      </w:r>
      <w:r w:rsidRPr="00CD2636">
        <w:rPr>
          <w:rFonts w:ascii="Times New Roman" w:eastAsia="Aptos" w:hAnsi="Times New Roman" w:cs="Times New Roman"/>
          <w:i/>
          <w:iCs/>
          <w:sz w:val="18"/>
          <w:szCs w:val="18"/>
          <w:lang w:val="en-US"/>
        </w:rPr>
        <w:t>Aspergillus oryzae</w:t>
      </w:r>
      <w:r w:rsidRPr="00CD2636">
        <w:rPr>
          <w:rFonts w:ascii="Times New Roman" w:eastAsia="Aptos" w:hAnsi="Times New Roman" w:cs="Times New Roman"/>
          <w:sz w:val="18"/>
          <w:szCs w:val="18"/>
          <w:lang w:val="en-US"/>
        </w:rPr>
        <w:t xml:space="preserve"> under arsenate stress. Geomicrobiol. J. 38</w:t>
      </w:r>
      <w:r w:rsidR="00BA35CE">
        <w:rPr>
          <w:rFonts w:ascii="Times New Roman" w:eastAsia="Aptos" w:hAnsi="Times New Roman" w:cs="Times New Roman"/>
          <w:sz w:val="18"/>
          <w:szCs w:val="18"/>
          <w:lang w:val="en-US"/>
        </w:rPr>
        <w:t xml:space="preserve"> </w:t>
      </w:r>
      <w:r w:rsidR="00DB364A" w:rsidRPr="00DB364A">
        <w:rPr>
          <w:rFonts w:ascii="Times New Roman" w:eastAsia="Aptos" w:hAnsi="Times New Roman" w:cs="Times New Roman"/>
          <w:sz w:val="18"/>
          <w:szCs w:val="18"/>
          <w:lang w:val="en-US"/>
        </w:rPr>
        <w:t>(</w:t>
      </w:r>
      <w:r w:rsidR="00DB364A">
        <w:rPr>
          <w:rFonts w:ascii="Times New Roman" w:eastAsia="Aptos" w:hAnsi="Times New Roman" w:cs="Times New Roman"/>
          <w:sz w:val="18"/>
          <w:szCs w:val="18"/>
          <w:lang w:val="en-US"/>
        </w:rPr>
        <w:t>5)</w:t>
      </w:r>
      <w:r w:rsidRPr="00CD2636">
        <w:rPr>
          <w:rFonts w:ascii="Times New Roman" w:eastAsia="Aptos" w:hAnsi="Times New Roman" w:cs="Times New Roman"/>
          <w:sz w:val="18"/>
          <w:szCs w:val="18"/>
          <w:lang w:val="en-US"/>
        </w:rPr>
        <w:t xml:space="preserve">, 426–435.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10.1080/01490451.2021.1877854.</w:t>
      </w:r>
    </w:p>
    <w:p w14:paraId="7D1AA9EF" w14:textId="0EA0CDC1"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Liao, Y., Smyth, G. K., Shi, W.</w:t>
      </w:r>
      <w:r w:rsidR="00DB364A">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2014. Feature Counts: an efficient general purpose program for assigning sequence reads to genomic features. Bioinformatics. 30</w:t>
      </w:r>
      <w:r w:rsidR="00BA35CE">
        <w:rPr>
          <w:rFonts w:ascii="Times New Roman" w:eastAsia="Aptos" w:hAnsi="Times New Roman" w:cs="Times New Roman"/>
          <w:sz w:val="18"/>
          <w:szCs w:val="18"/>
          <w:lang w:val="en-US"/>
        </w:rPr>
        <w:t xml:space="preserve"> </w:t>
      </w:r>
      <w:r w:rsidR="00DB364A">
        <w:rPr>
          <w:rFonts w:ascii="Times New Roman" w:eastAsia="Aptos" w:hAnsi="Times New Roman" w:cs="Times New Roman"/>
          <w:sz w:val="18"/>
          <w:szCs w:val="18"/>
          <w:lang w:val="en-US"/>
        </w:rPr>
        <w:t>(7)</w:t>
      </w:r>
      <w:r w:rsidRPr="00CD2636">
        <w:rPr>
          <w:rFonts w:ascii="Times New Roman" w:eastAsia="Aptos" w:hAnsi="Times New Roman" w:cs="Times New Roman"/>
          <w:sz w:val="18"/>
          <w:szCs w:val="18"/>
          <w:lang w:val="en-US"/>
        </w:rPr>
        <w:t xml:space="preserve">, 923–930.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10.1093/bioinformatics/btt656.</w:t>
      </w:r>
    </w:p>
    <w:p w14:paraId="02F63C06" w14:textId="4F6C7EAA"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Listemann, H.</w:t>
      </w:r>
      <w:r w:rsidR="00DB364A">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Freiesleben, H.</w:t>
      </w:r>
      <w:r w:rsidR="00DB364A">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1996</w:t>
      </w:r>
      <w:r w:rsidR="00DB364A">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w:t>
      </w:r>
      <w:r w:rsidRPr="00CD2636">
        <w:rPr>
          <w:rFonts w:ascii="Times New Roman" w:eastAsia="Aptos" w:hAnsi="Times New Roman" w:cs="Times New Roman"/>
          <w:i/>
          <w:iCs/>
          <w:sz w:val="18"/>
          <w:szCs w:val="18"/>
          <w:lang w:val="en-US"/>
        </w:rPr>
        <w:t>Exophiala mesophila</w:t>
      </w:r>
      <w:r w:rsidRPr="00CD2636">
        <w:rPr>
          <w:rFonts w:ascii="Times New Roman" w:eastAsia="Aptos" w:hAnsi="Times New Roman" w:cs="Times New Roman"/>
          <w:sz w:val="18"/>
          <w:szCs w:val="18"/>
          <w:lang w:val="en-US"/>
        </w:rPr>
        <w:t xml:space="preserve"> spec. nov. Mycoses</w:t>
      </w:r>
      <w:r w:rsidR="00BA35CE" w:rsidRPr="00BA35CE">
        <w:rPr>
          <w:rFonts w:ascii="Times New Roman" w:eastAsia="Aptos" w:hAnsi="Times New Roman" w:cs="Times New Roman"/>
          <w:sz w:val="18"/>
          <w:szCs w:val="18"/>
          <w:lang w:val="en-US"/>
        </w:rPr>
        <w:t>.</w:t>
      </w:r>
      <w:r w:rsidR="00BA35CE">
        <w:rPr>
          <w:rFonts w:ascii="Times New Roman" w:eastAsia="Aptos" w:hAnsi="Times New Roman" w:cs="Times New Roman"/>
          <w:i/>
          <w:iCs/>
          <w:sz w:val="18"/>
          <w:szCs w:val="18"/>
          <w:lang w:val="en-US"/>
        </w:rPr>
        <w:t xml:space="preserve"> </w:t>
      </w:r>
      <w:r w:rsidRPr="00CD2636">
        <w:rPr>
          <w:rFonts w:ascii="Times New Roman" w:eastAsia="Aptos" w:hAnsi="Times New Roman" w:cs="Times New Roman"/>
          <w:sz w:val="18"/>
          <w:szCs w:val="18"/>
          <w:lang w:val="en-US"/>
        </w:rPr>
        <w:t>39</w:t>
      </w:r>
      <w:r w:rsidR="00BA35CE">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(1-2), 1-3.</w:t>
      </w:r>
      <w:r w:rsidR="00DB364A" w:rsidRPr="00DB364A">
        <w:rPr>
          <w:rFonts w:ascii="Segoe UI" w:hAnsi="Segoe UI" w:cs="Segoe UI"/>
          <w:color w:val="212121"/>
          <w:shd w:val="clear" w:color="auto" w:fill="FFFFFF"/>
          <w:lang w:val="en-US"/>
        </w:rPr>
        <w:t xml:space="preserve"> </w:t>
      </w:r>
      <w:r w:rsidR="00DB364A" w:rsidRPr="00DB364A">
        <w:rPr>
          <w:rFonts w:ascii="Times New Roman" w:eastAsia="Aptos" w:hAnsi="Times New Roman" w:cs="Times New Roman"/>
          <w:sz w:val="18"/>
          <w:szCs w:val="18"/>
          <w:lang w:val="en-US"/>
        </w:rPr>
        <w:t>https://doi.org/10.1111/j.1439-0507.1996.tb00076.x</w:t>
      </w:r>
    </w:p>
    <w:p w14:paraId="3B6971F2" w14:textId="0B536A6B"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Love, M. I., Huber, W.,</w:t>
      </w:r>
      <w:r w:rsidR="00DB364A">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Anders, S.</w:t>
      </w:r>
      <w:r w:rsidR="00DB364A">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2014. Moderated estimation of fold change and dispersion for RNA-seq data with DESeq2. Genome Biol. 15</w:t>
      </w:r>
      <w:r w:rsidR="00BA35CE">
        <w:rPr>
          <w:rFonts w:ascii="Times New Roman" w:eastAsia="Aptos" w:hAnsi="Times New Roman" w:cs="Times New Roman"/>
          <w:sz w:val="18"/>
          <w:szCs w:val="18"/>
          <w:lang w:val="en-US"/>
        </w:rPr>
        <w:t xml:space="preserve"> </w:t>
      </w:r>
      <w:r w:rsidR="00DB364A">
        <w:rPr>
          <w:rFonts w:ascii="Times New Roman" w:eastAsia="Aptos" w:hAnsi="Times New Roman" w:cs="Times New Roman"/>
          <w:sz w:val="18"/>
          <w:szCs w:val="18"/>
          <w:lang w:val="en-US"/>
        </w:rPr>
        <w:t>(12)</w:t>
      </w:r>
      <w:r w:rsidRPr="00CD2636">
        <w:rPr>
          <w:rFonts w:ascii="Times New Roman" w:eastAsia="Aptos" w:hAnsi="Times New Roman" w:cs="Times New Roman"/>
          <w:sz w:val="18"/>
          <w:szCs w:val="18"/>
          <w:lang w:val="en-US"/>
        </w:rPr>
        <w:t xml:space="preserve">, </w:t>
      </w:r>
      <w:r w:rsidR="00DB364A">
        <w:rPr>
          <w:rFonts w:ascii="Times New Roman" w:eastAsia="Aptos" w:hAnsi="Times New Roman" w:cs="Times New Roman"/>
          <w:sz w:val="18"/>
          <w:szCs w:val="18"/>
          <w:lang w:val="en-US"/>
        </w:rPr>
        <w:t>550</w:t>
      </w:r>
      <w:r w:rsidRPr="00CD2636">
        <w:rPr>
          <w:rFonts w:ascii="Times New Roman" w:eastAsia="Aptos" w:hAnsi="Times New Roman" w:cs="Times New Roman"/>
          <w:sz w:val="18"/>
          <w:szCs w:val="18"/>
          <w:lang w:val="en-US"/>
        </w:rPr>
        <w:t xml:space="preserve">.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10.1186/S13059-014-0550-8.</w:t>
      </w:r>
    </w:p>
    <w:p w14:paraId="57451A7F" w14:textId="60F8664B"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Majumder, R., Sheikh, L., Naskar, A., Vineeta, Mukherjee, M., Tripathy, S.</w:t>
      </w:r>
      <w:r w:rsidR="00DB364A">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2017. Depletion of Cr(VI) from aqueous solution by heat dried biomass of a newly isolated fungus </w:t>
      </w:r>
      <w:r w:rsidRPr="00CD2636">
        <w:rPr>
          <w:rFonts w:ascii="Times New Roman" w:eastAsia="Aptos" w:hAnsi="Times New Roman" w:cs="Times New Roman"/>
          <w:i/>
          <w:iCs/>
          <w:sz w:val="18"/>
          <w:szCs w:val="18"/>
          <w:lang w:val="en-US"/>
        </w:rPr>
        <w:t>Arthrinium malaysianum</w:t>
      </w:r>
      <w:r w:rsidRPr="00CD2636">
        <w:rPr>
          <w:rFonts w:ascii="Times New Roman" w:eastAsia="Aptos" w:hAnsi="Times New Roman" w:cs="Times New Roman"/>
          <w:sz w:val="18"/>
          <w:szCs w:val="18"/>
          <w:lang w:val="en-US"/>
        </w:rPr>
        <w:t>: A mechanistic approach. Sci. Rep. 7</w:t>
      </w:r>
      <w:r w:rsidR="00BA35CE">
        <w:rPr>
          <w:rFonts w:ascii="Times New Roman" w:eastAsia="Aptos" w:hAnsi="Times New Roman" w:cs="Times New Roman"/>
          <w:sz w:val="18"/>
          <w:szCs w:val="18"/>
          <w:lang w:val="en-US"/>
        </w:rPr>
        <w:t xml:space="preserve"> </w:t>
      </w:r>
      <w:r w:rsidR="00DB364A">
        <w:rPr>
          <w:rFonts w:ascii="Times New Roman" w:eastAsia="Aptos" w:hAnsi="Times New Roman" w:cs="Times New Roman"/>
          <w:sz w:val="18"/>
          <w:szCs w:val="18"/>
          <w:lang w:val="en-US"/>
        </w:rPr>
        <w:t>(1), 11254</w:t>
      </w:r>
      <w:r w:rsidRPr="00CD2636">
        <w:rPr>
          <w:rFonts w:ascii="Times New Roman" w:eastAsia="Aptos" w:hAnsi="Times New Roman" w:cs="Times New Roman"/>
          <w:sz w:val="18"/>
          <w:szCs w:val="18"/>
          <w:lang w:val="en-US"/>
        </w:rPr>
        <w:t xml:space="preserve">. </w:t>
      </w:r>
      <w:r w:rsidR="00AA383F" w:rsidRPr="00DB364A">
        <w:rPr>
          <w:rFonts w:ascii="Times New Roman" w:eastAsia="Aptos" w:hAnsi="Times New Roman" w:cs="Times New Roman"/>
          <w:sz w:val="18"/>
          <w:szCs w:val="18"/>
          <w:lang w:val="en-US"/>
        </w:rPr>
        <w:t>https</w:t>
      </w:r>
      <w:r w:rsidR="00AA383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doi: 10.1038/s41598-017-10160-0.</w:t>
      </w:r>
    </w:p>
    <w:p w14:paraId="111652DB" w14:textId="540D984B" w:rsidR="00CD2636" w:rsidRPr="00FE690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Change w:id="593" w:author="Prenafeta, Francesc" w:date="2025-01-31T16:39:00Z" w16du:dateUtc="2025-01-31T15:39:00Z">
            <w:rPr>
              <w:rFonts w:ascii="Times New Roman" w:eastAsia="Aptos" w:hAnsi="Times New Roman" w:cs="Times New Roman"/>
              <w:sz w:val="18"/>
              <w:szCs w:val="18"/>
            </w:rPr>
          </w:rPrChange>
        </w:rPr>
      </w:pPr>
      <w:r w:rsidRPr="00BC4BDA">
        <w:rPr>
          <w:rFonts w:ascii="Times New Roman" w:eastAsia="Aptos" w:hAnsi="Times New Roman" w:cs="Times New Roman"/>
          <w:sz w:val="18"/>
          <w:szCs w:val="18"/>
          <w:lang w:val="en-US"/>
        </w:rPr>
        <w:t xml:space="preserve">Martínez-Rovira, I., Seksek, O., Puxeu, J., Gómez, J., Kreuzer, M., Dučić, T., </w:t>
      </w:r>
      <w:r w:rsidR="00A23DDD" w:rsidRPr="00BC4BDA">
        <w:rPr>
          <w:rFonts w:ascii="Times New Roman" w:eastAsia="Aptos" w:hAnsi="Times New Roman" w:cs="Times New Roman"/>
          <w:sz w:val="18"/>
          <w:szCs w:val="18"/>
          <w:lang w:val="en-US"/>
        </w:rPr>
        <w:t xml:space="preserve">Ferreres, M. J., Artigues, M., Yousef, I., </w:t>
      </w:r>
      <w:r w:rsidRPr="00BC4BDA">
        <w:rPr>
          <w:rFonts w:ascii="Times New Roman" w:eastAsia="Aptos" w:hAnsi="Times New Roman" w:cs="Times New Roman"/>
          <w:sz w:val="18"/>
          <w:szCs w:val="18"/>
          <w:lang w:val="en-US"/>
        </w:rPr>
        <w:t xml:space="preserve">2019. </w:t>
      </w:r>
      <w:r w:rsidRPr="00CD2636">
        <w:rPr>
          <w:rFonts w:ascii="Times New Roman" w:eastAsia="Aptos" w:hAnsi="Times New Roman" w:cs="Times New Roman"/>
          <w:sz w:val="18"/>
          <w:szCs w:val="18"/>
          <w:lang w:val="en-US"/>
        </w:rPr>
        <w:t xml:space="preserve">Synchrotron-based infrared microspectroscopy study on the radiosensitization effects of Gd nanoparticles at megavoltage radiation energies. </w:t>
      </w:r>
      <w:r w:rsidRPr="00FE6906">
        <w:rPr>
          <w:rFonts w:ascii="Times New Roman" w:eastAsia="Aptos" w:hAnsi="Times New Roman" w:cs="Times New Roman"/>
          <w:sz w:val="18"/>
          <w:szCs w:val="18"/>
          <w:lang w:val="en-US"/>
          <w:rPrChange w:id="594" w:author="Prenafeta, Francesc" w:date="2025-01-31T16:39:00Z" w16du:dateUtc="2025-01-31T15:39:00Z">
            <w:rPr>
              <w:rFonts w:ascii="Times New Roman" w:eastAsia="Aptos" w:hAnsi="Times New Roman" w:cs="Times New Roman"/>
              <w:sz w:val="18"/>
              <w:szCs w:val="18"/>
            </w:rPr>
          </w:rPrChange>
        </w:rPr>
        <w:t>Analyst. 144</w:t>
      </w:r>
      <w:r w:rsidR="00BA35CE" w:rsidRPr="00FE6906">
        <w:rPr>
          <w:rFonts w:ascii="Times New Roman" w:eastAsia="Aptos" w:hAnsi="Times New Roman" w:cs="Times New Roman"/>
          <w:sz w:val="18"/>
          <w:szCs w:val="18"/>
          <w:lang w:val="en-US"/>
          <w:rPrChange w:id="595" w:author="Prenafeta, Francesc" w:date="2025-01-31T16:39:00Z" w16du:dateUtc="2025-01-31T15:39:00Z">
            <w:rPr>
              <w:rFonts w:ascii="Times New Roman" w:eastAsia="Aptos" w:hAnsi="Times New Roman" w:cs="Times New Roman"/>
              <w:sz w:val="18"/>
              <w:szCs w:val="18"/>
            </w:rPr>
          </w:rPrChange>
        </w:rPr>
        <w:t xml:space="preserve"> </w:t>
      </w:r>
      <w:r w:rsidR="00A23DDD" w:rsidRPr="00FE6906">
        <w:rPr>
          <w:rFonts w:ascii="Times New Roman" w:eastAsia="Aptos" w:hAnsi="Times New Roman" w:cs="Times New Roman"/>
          <w:sz w:val="18"/>
          <w:szCs w:val="18"/>
          <w:lang w:val="en-US"/>
          <w:rPrChange w:id="596" w:author="Prenafeta, Francesc" w:date="2025-01-31T16:39:00Z" w16du:dateUtc="2025-01-31T15:39:00Z">
            <w:rPr>
              <w:rFonts w:ascii="Times New Roman" w:eastAsia="Aptos" w:hAnsi="Times New Roman" w:cs="Times New Roman"/>
              <w:sz w:val="18"/>
              <w:szCs w:val="18"/>
            </w:rPr>
          </w:rPrChange>
        </w:rPr>
        <w:t>(18)</w:t>
      </w:r>
      <w:r w:rsidRPr="00FE6906">
        <w:rPr>
          <w:rFonts w:ascii="Times New Roman" w:eastAsia="Aptos" w:hAnsi="Times New Roman" w:cs="Times New Roman"/>
          <w:sz w:val="18"/>
          <w:szCs w:val="18"/>
          <w:lang w:val="en-US"/>
          <w:rPrChange w:id="597" w:author="Prenafeta, Francesc" w:date="2025-01-31T16:39:00Z" w16du:dateUtc="2025-01-31T15:39:00Z">
            <w:rPr>
              <w:rFonts w:ascii="Times New Roman" w:eastAsia="Aptos" w:hAnsi="Times New Roman" w:cs="Times New Roman"/>
              <w:sz w:val="18"/>
              <w:szCs w:val="18"/>
            </w:rPr>
          </w:rPrChange>
        </w:rPr>
        <w:t xml:space="preserve">, 5511–5520. </w:t>
      </w:r>
      <w:r w:rsidR="00AA383F" w:rsidRPr="00FE6906">
        <w:rPr>
          <w:rFonts w:ascii="Times New Roman" w:eastAsia="Aptos" w:hAnsi="Times New Roman" w:cs="Times New Roman"/>
          <w:sz w:val="18"/>
          <w:szCs w:val="18"/>
          <w:lang w:val="en-US"/>
          <w:rPrChange w:id="598" w:author="Prenafeta, Francesc" w:date="2025-01-31T16:39:00Z" w16du:dateUtc="2025-01-31T15:39:00Z">
            <w:rPr>
              <w:rFonts w:ascii="Times New Roman" w:eastAsia="Aptos" w:hAnsi="Times New Roman" w:cs="Times New Roman"/>
              <w:sz w:val="18"/>
              <w:szCs w:val="18"/>
            </w:rPr>
          </w:rPrChange>
        </w:rPr>
        <w:t>https://</w:t>
      </w:r>
      <w:r w:rsidRPr="00FE6906">
        <w:rPr>
          <w:rFonts w:ascii="Times New Roman" w:eastAsia="Aptos" w:hAnsi="Times New Roman" w:cs="Times New Roman"/>
          <w:sz w:val="18"/>
          <w:szCs w:val="18"/>
          <w:lang w:val="en-US"/>
          <w:rPrChange w:id="599" w:author="Prenafeta, Francesc" w:date="2025-01-31T16:39:00Z" w16du:dateUtc="2025-01-31T15:39:00Z">
            <w:rPr>
              <w:rFonts w:ascii="Times New Roman" w:eastAsia="Aptos" w:hAnsi="Times New Roman" w:cs="Times New Roman"/>
              <w:sz w:val="18"/>
              <w:szCs w:val="18"/>
            </w:rPr>
          </w:rPrChange>
        </w:rPr>
        <w:t>doi: 10.1039/c9an00792j.</w:t>
      </w:r>
    </w:p>
    <w:p w14:paraId="15FAF8E0" w14:textId="3CCCFDC9" w:rsidR="00AA383F"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rPr>
      </w:pPr>
      <w:r w:rsidRPr="00FE6906">
        <w:rPr>
          <w:rFonts w:ascii="Times New Roman" w:eastAsia="Aptos" w:hAnsi="Times New Roman" w:cs="Times New Roman"/>
          <w:sz w:val="18"/>
          <w:szCs w:val="18"/>
          <w:lang w:val="en-US"/>
          <w:rPrChange w:id="600" w:author="Prenafeta, Francesc" w:date="2025-01-31T16:39:00Z" w16du:dateUtc="2025-01-31T15:39:00Z">
            <w:rPr>
              <w:rFonts w:ascii="Times New Roman" w:eastAsia="Aptos" w:hAnsi="Times New Roman" w:cs="Times New Roman"/>
              <w:sz w:val="18"/>
              <w:szCs w:val="18"/>
            </w:rPr>
          </w:rPrChange>
        </w:rPr>
        <w:t xml:space="preserve">Medina-Armijo, C., Yousef, I., Berna, A., Puerta, A., Esteve-Núñez, A., Viñas, M., </w:t>
      </w:r>
      <w:r w:rsidR="00A23DDD" w:rsidRPr="00FE6906">
        <w:rPr>
          <w:rFonts w:ascii="Times New Roman" w:eastAsia="Aptos" w:hAnsi="Times New Roman" w:cs="Times New Roman"/>
          <w:sz w:val="18"/>
          <w:szCs w:val="18"/>
          <w:lang w:val="en-US"/>
          <w:rPrChange w:id="601" w:author="Prenafeta, Francesc" w:date="2025-01-31T16:39:00Z" w16du:dateUtc="2025-01-31T15:39:00Z">
            <w:rPr>
              <w:rFonts w:ascii="Times New Roman" w:eastAsia="Aptos" w:hAnsi="Times New Roman" w:cs="Times New Roman"/>
              <w:sz w:val="18"/>
              <w:szCs w:val="18"/>
            </w:rPr>
          </w:rPrChange>
        </w:rPr>
        <w:t>Prenafeta-</w:t>
      </w:r>
      <w:proofErr w:type="spellStart"/>
      <w:r w:rsidR="00A23DDD" w:rsidRPr="00FE6906">
        <w:rPr>
          <w:rFonts w:ascii="Times New Roman" w:eastAsia="Aptos" w:hAnsi="Times New Roman" w:cs="Times New Roman"/>
          <w:sz w:val="18"/>
          <w:szCs w:val="18"/>
          <w:lang w:val="en-US"/>
          <w:rPrChange w:id="602" w:author="Prenafeta, Francesc" w:date="2025-01-31T16:39:00Z" w16du:dateUtc="2025-01-31T15:39:00Z">
            <w:rPr>
              <w:rFonts w:ascii="Times New Roman" w:eastAsia="Aptos" w:hAnsi="Times New Roman" w:cs="Times New Roman"/>
              <w:sz w:val="18"/>
              <w:szCs w:val="18"/>
            </w:rPr>
          </w:rPrChange>
        </w:rPr>
        <w:t>Boldú</w:t>
      </w:r>
      <w:proofErr w:type="spellEnd"/>
      <w:r w:rsidR="00A23DDD" w:rsidRPr="00FE6906">
        <w:rPr>
          <w:rFonts w:ascii="Times New Roman" w:eastAsia="Aptos" w:hAnsi="Times New Roman" w:cs="Times New Roman"/>
          <w:sz w:val="18"/>
          <w:szCs w:val="18"/>
          <w:lang w:val="en-US"/>
          <w:rPrChange w:id="603" w:author="Prenafeta, Francesc" w:date="2025-01-31T16:39:00Z" w16du:dateUtc="2025-01-31T15:39:00Z">
            <w:rPr>
              <w:rFonts w:ascii="Times New Roman" w:eastAsia="Aptos" w:hAnsi="Times New Roman" w:cs="Times New Roman"/>
              <w:sz w:val="18"/>
              <w:szCs w:val="18"/>
            </w:rPr>
          </w:rPrChange>
        </w:rPr>
        <w:t>, F. X</w:t>
      </w:r>
      <w:r w:rsidRPr="00FE6906">
        <w:rPr>
          <w:rFonts w:ascii="Times New Roman" w:eastAsia="Aptos" w:hAnsi="Times New Roman" w:cs="Times New Roman"/>
          <w:sz w:val="18"/>
          <w:szCs w:val="18"/>
          <w:lang w:val="en-US"/>
          <w:rPrChange w:id="604" w:author="Prenafeta, Francesc" w:date="2025-01-31T16:39:00Z" w16du:dateUtc="2025-01-31T15:39:00Z">
            <w:rPr>
              <w:rFonts w:ascii="Times New Roman" w:eastAsia="Aptos" w:hAnsi="Times New Roman" w:cs="Times New Roman"/>
              <w:sz w:val="18"/>
              <w:szCs w:val="18"/>
            </w:rPr>
          </w:rPrChange>
        </w:rPr>
        <w:t>.</w:t>
      </w:r>
      <w:r w:rsidR="00A23DDD" w:rsidRPr="00FE6906">
        <w:rPr>
          <w:rFonts w:ascii="Times New Roman" w:eastAsia="Aptos" w:hAnsi="Times New Roman" w:cs="Times New Roman"/>
          <w:sz w:val="18"/>
          <w:szCs w:val="18"/>
          <w:lang w:val="en-US"/>
          <w:rPrChange w:id="605" w:author="Prenafeta, Francesc" w:date="2025-01-31T16:39:00Z" w16du:dateUtc="2025-01-31T15:39:00Z">
            <w:rPr>
              <w:rFonts w:ascii="Times New Roman" w:eastAsia="Aptos" w:hAnsi="Times New Roman" w:cs="Times New Roman"/>
              <w:sz w:val="18"/>
              <w:szCs w:val="18"/>
            </w:rPr>
          </w:rPrChange>
        </w:rPr>
        <w:t>,</w:t>
      </w:r>
      <w:r w:rsidRPr="00FE6906">
        <w:rPr>
          <w:rFonts w:ascii="Times New Roman" w:eastAsia="Aptos" w:hAnsi="Times New Roman" w:cs="Times New Roman"/>
          <w:sz w:val="18"/>
          <w:szCs w:val="18"/>
          <w:lang w:val="en-US"/>
          <w:rPrChange w:id="606" w:author="Prenafeta, Francesc" w:date="2025-01-31T16:39:00Z" w16du:dateUtc="2025-01-31T15:39:00Z">
            <w:rPr>
              <w:rFonts w:ascii="Times New Roman" w:eastAsia="Aptos" w:hAnsi="Times New Roman" w:cs="Times New Roman"/>
              <w:sz w:val="18"/>
              <w:szCs w:val="18"/>
            </w:rPr>
          </w:rPrChange>
        </w:rPr>
        <w:t xml:space="preserve"> 2024a. </w:t>
      </w:r>
      <w:r w:rsidRPr="00CD2636">
        <w:rPr>
          <w:rFonts w:ascii="Times New Roman" w:eastAsia="Aptos" w:hAnsi="Times New Roman" w:cs="Times New Roman"/>
          <w:sz w:val="18"/>
          <w:szCs w:val="18"/>
          <w:lang w:val="en-US"/>
        </w:rPr>
        <w:t xml:space="preserve">Characterization of melanin from </w:t>
      </w:r>
      <w:r w:rsidRPr="00CD2636">
        <w:rPr>
          <w:rFonts w:ascii="Times New Roman" w:eastAsia="Aptos" w:hAnsi="Times New Roman" w:cs="Times New Roman"/>
          <w:i/>
          <w:iCs/>
          <w:sz w:val="18"/>
          <w:szCs w:val="18"/>
          <w:lang w:val="en-US"/>
        </w:rPr>
        <w:t>Exophiala mesophila</w:t>
      </w:r>
      <w:r w:rsidRPr="00CD2636">
        <w:rPr>
          <w:rFonts w:ascii="Times New Roman" w:eastAsia="Aptos" w:hAnsi="Times New Roman" w:cs="Times New Roman"/>
          <w:sz w:val="18"/>
          <w:szCs w:val="18"/>
          <w:lang w:val="en-US"/>
        </w:rPr>
        <w:t xml:space="preserve"> with the prospect of potential biotechnological applications</w:t>
      </w:r>
      <w:r w:rsidRPr="00CD2636">
        <w:rPr>
          <w:rFonts w:ascii="Times New Roman" w:eastAsia="Aptos" w:hAnsi="Times New Roman" w:cs="Times New Roman"/>
          <w:i/>
          <w:iCs/>
          <w:sz w:val="18"/>
          <w:szCs w:val="18"/>
          <w:lang w:val="en-US"/>
        </w:rPr>
        <w:t xml:space="preserve">. </w:t>
      </w:r>
      <w:r w:rsidRPr="00CD2636">
        <w:rPr>
          <w:rFonts w:ascii="Times New Roman" w:eastAsia="Aptos" w:hAnsi="Times New Roman" w:cs="Times New Roman"/>
          <w:sz w:val="18"/>
          <w:szCs w:val="18"/>
        </w:rPr>
        <w:t xml:space="preserve">Front. Fungal Biol. 5, 1390724. </w:t>
      </w:r>
      <w:r w:rsidR="00A23DDD" w:rsidRPr="00A23DDD">
        <w:rPr>
          <w:rFonts w:ascii="Times New Roman" w:eastAsia="Aptos" w:hAnsi="Times New Roman" w:cs="Times New Roman"/>
          <w:sz w:val="18"/>
          <w:szCs w:val="18"/>
        </w:rPr>
        <w:t>https://</w:t>
      </w:r>
      <w:r w:rsidRPr="00CD2636">
        <w:rPr>
          <w:rFonts w:ascii="Times New Roman" w:eastAsia="Aptos" w:hAnsi="Times New Roman" w:cs="Times New Roman"/>
          <w:sz w:val="18"/>
          <w:szCs w:val="18"/>
        </w:rPr>
        <w:t>doi: 10.3389/ffunb.2024.1390724.</w:t>
      </w:r>
    </w:p>
    <w:p w14:paraId="2075516F" w14:textId="018FAABC" w:rsidR="00CD2636" w:rsidRPr="00FE690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nl-BE"/>
          <w:rPrChange w:id="607" w:author="Prenafeta, Francesc" w:date="2025-01-31T16:39:00Z" w16du:dateUtc="2025-01-31T15:39:00Z">
            <w:rPr>
              <w:rFonts w:ascii="Times New Roman" w:eastAsia="Aptos" w:hAnsi="Times New Roman" w:cs="Times New Roman"/>
              <w:sz w:val="18"/>
              <w:szCs w:val="18"/>
              <w:lang w:val="en-US"/>
            </w:rPr>
          </w:rPrChange>
        </w:rPr>
      </w:pPr>
      <w:r w:rsidRPr="00CD2636">
        <w:rPr>
          <w:rFonts w:ascii="Times New Roman" w:eastAsia="Aptos" w:hAnsi="Times New Roman" w:cs="Times New Roman"/>
          <w:sz w:val="18"/>
          <w:szCs w:val="18"/>
        </w:rPr>
        <w:t>Medina-Armijo, C., Isola, D., Illa, J., Puerta, A., Viñas, M., Prenafeta-Boldú, F. X.</w:t>
      </w:r>
      <w:r w:rsidR="00A23DDD">
        <w:rPr>
          <w:rFonts w:ascii="Times New Roman" w:eastAsia="Aptos" w:hAnsi="Times New Roman" w:cs="Times New Roman"/>
          <w:sz w:val="18"/>
          <w:szCs w:val="18"/>
        </w:rPr>
        <w:t>,</w:t>
      </w:r>
      <w:r w:rsidRPr="00CD2636">
        <w:rPr>
          <w:rFonts w:ascii="Times New Roman" w:eastAsia="Aptos" w:hAnsi="Times New Roman" w:cs="Times New Roman"/>
          <w:sz w:val="18"/>
          <w:szCs w:val="18"/>
        </w:rPr>
        <w:t xml:space="preserve"> 2024b. </w:t>
      </w:r>
      <w:r w:rsidRPr="00CD2636">
        <w:rPr>
          <w:rFonts w:ascii="Times New Roman" w:eastAsia="Aptos" w:hAnsi="Times New Roman" w:cs="Times New Roman"/>
          <w:sz w:val="18"/>
          <w:szCs w:val="18"/>
          <w:lang w:val="en-US"/>
        </w:rPr>
        <w:t xml:space="preserve">The metallotolerance and biosorption of As(V) and Cr(VI) by Black Fungi. </w:t>
      </w:r>
      <w:r w:rsidRPr="00FE6906">
        <w:rPr>
          <w:rFonts w:ascii="Times New Roman" w:eastAsia="Aptos" w:hAnsi="Times New Roman" w:cs="Times New Roman"/>
          <w:sz w:val="18"/>
          <w:szCs w:val="18"/>
          <w:lang w:val="nl-BE"/>
          <w:rPrChange w:id="608" w:author="Prenafeta, Francesc" w:date="2025-01-31T16:39:00Z" w16du:dateUtc="2025-01-31T15:39:00Z">
            <w:rPr>
              <w:rFonts w:ascii="Times New Roman" w:eastAsia="Aptos" w:hAnsi="Times New Roman" w:cs="Times New Roman"/>
              <w:sz w:val="18"/>
              <w:szCs w:val="18"/>
              <w:lang w:val="en-US"/>
            </w:rPr>
          </w:rPrChange>
        </w:rPr>
        <w:t>J. Fungi. 10</w:t>
      </w:r>
      <w:r w:rsidR="00A23DDD" w:rsidRPr="00FE6906">
        <w:rPr>
          <w:rFonts w:ascii="Times New Roman" w:eastAsia="Aptos" w:hAnsi="Times New Roman" w:cs="Times New Roman"/>
          <w:sz w:val="18"/>
          <w:szCs w:val="18"/>
          <w:lang w:val="nl-BE"/>
          <w:rPrChange w:id="609" w:author="Prenafeta, Francesc" w:date="2025-01-31T16:39:00Z" w16du:dateUtc="2025-01-31T15:39:00Z">
            <w:rPr>
              <w:rFonts w:ascii="Times New Roman" w:eastAsia="Aptos" w:hAnsi="Times New Roman" w:cs="Times New Roman"/>
              <w:sz w:val="18"/>
              <w:szCs w:val="18"/>
              <w:lang w:val="en-US"/>
            </w:rPr>
          </w:rPrChange>
        </w:rPr>
        <w:t xml:space="preserve"> (1)</w:t>
      </w:r>
      <w:r w:rsidRPr="00FE6906">
        <w:rPr>
          <w:rFonts w:ascii="Times New Roman" w:eastAsia="Aptos" w:hAnsi="Times New Roman" w:cs="Times New Roman"/>
          <w:sz w:val="18"/>
          <w:szCs w:val="18"/>
          <w:lang w:val="nl-BE"/>
          <w:rPrChange w:id="610" w:author="Prenafeta, Francesc" w:date="2025-01-31T16:39:00Z" w16du:dateUtc="2025-01-31T15:39:00Z">
            <w:rPr>
              <w:rFonts w:ascii="Times New Roman" w:eastAsia="Aptos" w:hAnsi="Times New Roman" w:cs="Times New Roman"/>
              <w:sz w:val="18"/>
              <w:szCs w:val="18"/>
              <w:lang w:val="en-US"/>
            </w:rPr>
          </w:rPrChange>
        </w:rPr>
        <w:t xml:space="preserve">, </w:t>
      </w:r>
      <w:r w:rsidR="00AA383F" w:rsidRPr="00FE6906">
        <w:rPr>
          <w:rFonts w:ascii="Times New Roman" w:eastAsia="Aptos" w:hAnsi="Times New Roman" w:cs="Times New Roman"/>
          <w:sz w:val="18"/>
          <w:szCs w:val="18"/>
          <w:lang w:val="nl-BE"/>
          <w:rPrChange w:id="611" w:author="Prenafeta, Francesc" w:date="2025-01-31T16:39:00Z" w16du:dateUtc="2025-01-31T15:39:00Z">
            <w:rPr>
              <w:rFonts w:ascii="Times New Roman" w:eastAsia="Aptos" w:hAnsi="Times New Roman" w:cs="Times New Roman"/>
              <w:sz w:val="18"/>
              <w:szCs w:val="18"/>
              <w:lang w:val="en-US"/>
            </w:rPr>
          </w:rPrChange>
        </w:rPr>
        <w:t>47.</w:t>
      </w:r>
      <w:r w:rsidRPr="00FE6906">
        <w:rPr>
          <w:rFonts w:ascii="Times New Roman" w:eastAsia="Aptos" w:hAnsi="Times New Roman" w:cs="Times New Roman"/>
          <w:sz w:val="18"/>
          <w:szCs w:val="18"/>
          <w:lang w:val="nl-BE"/>
          <w:rPrChange w:id="612" w:author="Prenafeta, Francesc" w:date="2025-01-31T16:39:00Z" w16du:dateUtc="2025-01-31T15:39:00Z">
            <w:rPr>
              <w:rFonts w:ascii="Times New Roman" w:eastAsia="Aptos" w:hAnsi="Times New Roman" w:cs="Times New Roman"/>
              <w:sz w:val="18"/>
              <w:szCs w:val="18"/>
              <w:lang w:val="en-US"/>
            </w:rPr>
          </w:rPrChange>
        </w:rPr>
        <w:t xml:space="preserve"> </w:t>
      </w:r>
      <w:r w:rsidR="00AA383F" w:rsidRPr="00FE6906">
        <w:rPr>
          <w:rFonts w:ascii="Times New Roman" w:eastAsia="Aptos" w:hAnsi="Times New Roman" w:cs="Times New Roman"/>
          <w:sz w:val="18"/>
          <w:szCs w:val="18"/>
          <w:lang w:val="nl-BE"/>
          <w:rPrChange w:id="613" w:author="Prenafeta, Francesc" w:date="2025-01-31T16:39:00Z" w16du:dateUtc="2025-01-31T15:39:00Z">
            <w:rPr>
              <w:rFonts w:ascii="Times New Roman" w:eastAsia="Aptos" w:hAnsi="Times New Roman" w:cs="Times New Roman"/>
              <w:sz w:val="18"/>
              <w:szCs w:val="18"/>
              <w:lang w:val="en-US"/>
            </w:rPr>
          </w:rPrChange>
        </w:rPr>
        <w:t>https://</w:t>
      </w:r>
      <w:r w:rsidRPr="00FE6906">
        <w:rPr>
          <w:rFonts w:ascii="Times New Roman" w:eastAsia="Aptos" w:hAnsi="Times New Roman" w:cs="Times New Roman"/>
          <w:sz w:val="18"/>
          <w:szCs w:val="18"/>
          <w:lang w:val="nl-BE"/>
          <w:rPrChange w:id="614" w:author="Prenafeta, Francesc" w:date="2025-01-31T16:39:00Z" w16du:dateUtc="2025-01-31T15:39:00Z">
            <w:rPr>
              <w:rFonts w:ascii="Times New Roman" w:eastAsia="Aptos" w:hAnsi="Times New Roman" w:cs="Times New Roman"/>
              <w:sz w:val="18"/>
              <w:szCs w:val="18"/>
              <w:lang w:val="en-US"/>
            </w:rPr>
          </w:rPrChange>
        </w:rPr>
        <w:t>doi: 10.3390/jof10010047.</w:t>
      </w:r>
    </w:p>
    <w:p w14:paraId="4FC1D9CD" w14:textId="06AF064F"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proofErr w:type="spellStart"/>
      <w:r w:rsidRPr="00FE6906">
        <w:rPr>
          <w:rFonts w:ascii="Times New Roman" w:eastAsia="Aptos" w:hAnsi="Times New Roman" w:cs="Times New Roman"/>
          <w:sz w:val="18"/>
          <w:szCs w:val="18"/>
          <w:lang w:val="nl-BE"/>
          <w:rPrChange w:id="615" w:author="Prenafeta, Francesc" w:date="2025-01-31T16:39:00Z" w16du:dateUtc="2025-01-31T15:39:00Z">
            <w:rPr>
              <w:rFonts w:ascii="Times New Roman" w:eastAsia="Aptos" w:hAnsi="Times New Roman" w:cs="Times New Roman"/>
              <w:sz w:val="18"/>
              <w:szCs w:val="18"/>
              <w:lang w:val="en-US"/>
            </w:rPr>
          </w:rPrChange>
        </w:rPr>
        <w:t>Ng</w:t>
      </w:r>
      <w:proofErr w:type="spellEnd"/>
      <w:r w:rsidRPr="00FE6906">
        <w:rPr>
          <w:rFonts w:ascii="Times New Roman" w:eastAsia="Aptos" w:hAnsi="Times New Roman" w:cs="Times New Roman"/>
          <w:sz w:val="18"/>
          <w:szCs w:val="18"/>
          <w:lang w:val="nl-BE"/>
          <w:rPrChange w:id="616" w:author="Prenafeta, Francesc" w:date="2025-01-31T16:39:00Z" w16du:dateUtc="2025-01-31T15:39:00Z">
            <w:rPr>
              <w:rFonts w:ascii="Times New Roman" w:eastAsia="Aptos" w:hAnsi="Times New Roman" w:cs="Times New Roman"/>
              <w:sz w:val="18"/>
              <w:szCs w:val="18"/>
              <w:lang w:val="en-US"/>
            </w:rPr>
          </w:rPrChange>
        </w:rPr>
        <w:t>, C. Y., de Hoog, S., Li, H. E., Lee, Y. Y., Chen, C. B., Sun, P. L.</w:t>
      </w:r>
      <w:r w:rsidR="00A23DDD" w:rsidRPr="00FE6906">
        <w:rPr>
          <w:rFonts w:ascii="Times New Roman" w:eastAsia="Aptos" w:hAnsi="Times New Roman" w:cs="Times New Roman"/>
          <w:sz w:val="18"/>
          <w:szCs w:val="18"/>
          <w:lang w:val="nl-BE"/>
          <w:rPrChange w:id="617" w:author="Prenafeta, Francesc" w:date="2025-01-31T16:39:00Z" w16du:dateUtc="2025-01-31T15:39:00Z">
            <w:rPr>
              <w:rFonts w:ascii="Times New Roman" w:eastAsia="Aptos" w:hAnsi="Times New Roman" w:cs="Times New Roman"/>
              <w:sz w:val="18"/>
              <w:szCs w:val="18"/>
              <w:lang w:val="en-US"/>
            </w:rPr>
          </w:rPrChange>
        </w:rPr>
        <w:t>,</w:t>
      </w:r>
      <w:r w:rsidRPr="00FE6906">
        <w:rPr>
          <w:rFonts w:ascii="Times New Roman" w:eastAsia="Aptos" w:hAnsi="Times New Roman" w:cs="Times New Roman"/>
          <w:sz w:val="18"/>
          <w:szCs w:val="18"/>
          <w:lang w:val="nl-BE"/>
          <w:rPrChange w:id="618" w:author="Prenafeta, Francesc" w:date="2025-01-31T16:39:00Z" w16du:dateUtc="2025-01-31T15:39:00Z">
            <w:rPr>
              <w:rFonts w:ascii="Times New Roman" w:eastAsia="Aptos" w:hAnsi="Times New Roman" w:cs="Times New Roman"/>
              <w:sz w:val="18"/>
              <w:szCs w:val="18"/>
              <w:lang w:val="en-US"/>
            </w:rPr>
          </w:rPrChange>
        </w:rPr>
        <w:t xml:space="preserve"> 2017. </w:t>
      </w:r>
      <w:r w:rsidRPr="00CD2636">
        <w:rPr>
          <w:rFonts w:ascii="Times New Roman" w:eastAsia="Aptos" w:hAnsi="Times New Roman" w:cs="Times New Roman"/>
          <w:sz w:val="18"/>
          <w:szCs w:val="18"/>
          <w:lang w:val="en-US"/>
        </w:rPr>
        <w:t xml:space="preserve">Cutaneous </w:t>
      </w:r>
      <w:proofErr w:type="spellStart"/>
      <w:r w:rsidRPr="00CD2636">
        <w:rPr>
          <w:rFonts w:ascii="Times New Roman" w:eastAsia="Aptos" w:hAnsi="Times New Roman" w:cs="Times New Roman"/>
          <w:i/>
          <w:iCs/>
          <w:sz w:val="18"/>
          <w:szCs w:val="18"/>
          <w:lang w:val="en-US"/>
        </w:rPr>
        <w:t>Exophiala</w:t>
      </w:r>
      <w:proofErr w:type="spellEnd"/>
      <w:r w:rsidRPr="00CD2636">
        <w:rPr>
          <w:rFonts w:ascii="Times New Roman" w:eastAsia="Aptos" w:hAnsi="Times New Roman" w:cs="Times New Roman"/>
          <w:i/>
          <w:iCs/>
          <w:sz w:val="18"/>
          <w:szCs w:val="18"/>
          <w:lang w:val="en-US"/>
        </w:rPr>
        <w:t xml:space="preserve"> </w:t>
      </w:r>
      <w:proofErr w:type="spellStart"/>
      <w:r w:rsidRPr="00CD2636">
        <w:rPr>
          <w:rFonts w:ascii="Times New Roman" w:eastAsia="Aptos" w:hAnsi="Times New Roman" w:cs="Times New Roman"/>
          <w:i/>
          <w:iCs/>
          <w:sz w:val="18"/>
          <w:szCs w:val="18"/>
          <w:lang w:val="en-US"/>
        </w:rPr>
        <w:t>oligosperma</w:t>
      </w:r>
      <w:proofErr w:type="spellEnd"/>
      <w:r w:rsidRPr="00CD2636">
        <w:rPr>
          <w:rFonts w:ascii="Times New Roman" w:eastAsia="Aptos" w:hAnsi="Times New Roman" w:cs="Times New Roman"/>
          <w:sz w:val="18"/>
          <w:szCs w:val="18"/>
          <w:lang w:val="en-US"/>
        </w:rPr>
        <w:t xml:space="preserve"> infection in a patient with bullous pemphigoid with a review of the Literature. Mycopathologia</w:t>
      </w:r>
      <w:r w:rsidRPr="00CD2636">
        <w:rPr>
          <w:rFonts w:ascii="Times New Roman" w:eastAsia="Aptos" w:hAnsi="Times New Roman" w:cs="Times New Roman"/>
          <w:i/>
          <w:iCs/>
          <w:sz w:val="18"/>
          <w:szCs w:val="18"/>
          <w:lang w:val="en-US"/>
        </w:rPr>
        <w:t>.</w:t>
      </w:r>
      <w:r w:rsidRPr="00CD2636">
        <w:rPr>
          <w:rFonts w:ascii="Times New Roman" w:eastAsia="Aptos" w:hAnsi="Times New Roman" w:cs="Times New Roman"/>
          <w:sz w:val="18"/>
          <w:szCs w:val="18"/>
          <w:lang w:val="en-US"/>
        </w:rPr>
        <w:t xml:space="preserve"> 182</w:t>
      </w:r>
      <w:r w:rsidR="00A23DDD">
        <w:rPr>
          <w:rFonts w:ascii="Times New Roman" w:eastAsia="Aptos" w:hAnsi="Times New Roman" w:cs="Times New Roman"/>
          <w:sz w:val="18"/>
          <w:szCs w:val="18"/>
          <w:lang w:val="en-US"/>
        </w:rPr>
        <w:t xml:space="preserve"> (5-6)</w:t>
      </w:r>
      <w:r w:rsidRPr="00CD2636">
        <w:rPr>
          <w:rFonts w:ascii="Times New Roman" w:eastAsia="Aptos" w:hAnsi="Times New Roman" w:cs="Times New Roman"/>
          <w:sz w:val="18"/>
          <w:szCs w:val="18"/>
          <w:lang w:val="en-US"/>
        </w:rPr>
        <w:t xml:space="preserve">, 539–547.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10.1007/s11046-016-0104-6</w:t>
      </w:r>
      <w:r w:rsidR="00A23DDD">
        <w:rPr>
          <w:rFonts w:ascii="Times New Roman" w:eastAsia="Aptos" w:hAnsi="Times New Roman" w:cs="Times New Roman"/>
          <w:sz w:val="18"/>
          <w:szCs w:val="18"/>
          <w:lang w:val="en-US"/>
        </w:rPr>
        <w:t>.</w:t>
      </w:r>
    </w:p>
    <w:p w14:paraId="5ACD7C71" w14:textId="296EE701" w:rsidR="00CD2636" w:rsidRPr="00FE690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Change w:id="619" w:author="Prenafeta, Francesc" w:date="2025-01-31T16:39:00Z" w16du:dateUtc="2025-01-31T15:39:00Z">
            <w:rPr>
              <w:rFonts w:ascii="Times New Roman" w:eastAsia="Aptos" w:hAnsi="Times New Roman" w:cs="Times New Roman"/>
              <w:sz w:val="18"/>
              <w:szCs w:val="18"/>
            </w:rPr>
          </w:rPrChange>
        </w:rPr>
      </w:pPr>
      <w:r w:rsidRPr="00BC4BDA">
        <w:rPr>
          <w:rFonts w:ascii="Times New Roman" w:eastAsia="Aptos" w:hAnsi="Times New Roman" w:cs="Times New Roman"/>
          <w:sz w:val="18"/>
          <w:szCs w:val="18"/>
          <w:lang w:val="en-US"/>
        </w:rPr>
        <w:t>Perrone, G. G., Tan, S. X., Dawes, I. W.</w:t>
      </w:r>
      <w:r w:rsidR="00A23DDD" w:rsidRPr="00BC4BDA">
        <w:rPr>
          <w:rFonts w:ascii="Times New Roman" w:eastAsia="Aptos" w:hAnsi="Times New Roman" w:cs="Times New Roman"/>
          <w:sz w:val="18"/>
          <w:szCs w:val="18"/>
          <w:lang w:val="en-US"/>
        </w:rPr>
        <w:t>,</w:t>
      </w:r>
      <w:r w:rsidRPr="00BC4BDA">
        <w:rPr>
          <w:rFonts w:ascii="Times New Roman" w:eastAsia="Aptos" w:hAnsi="Times New Roman" w:cs="Times New Roman"/>
          <w:sz w:val="18"/>
          <w:szCs w:val="18"/>
          <w:lang w:val="en-US"/>
        </w:rPr>
        <w:t xml:space="preserve"> 2008. </w:t>
      </w:r>
      <w:r w:rsidRPr="00CD2636">
        <w:rPr>
          <w:rFonts w:ascii="Times New Roman" w:eastAsia="Aptos" w:hAnsi="Times New Roman" w:cs="Times New Roman"/>
          <w:sz w:val="18"/>
          <w:szCs w:val="18"/>
          <w:lang w:val="en-US"/>
        </w:rPr>
        <w:t xml:space="preserve">Reactive oxygen species and yeast apoptosis. </w:t>
      </w:r>
      <w:proofErr w:type="spellStart"/>
      <w:r w:rsidR="00A23DDD" w:rsidRPr="00FE6906">
        <w:rPr>
          <w:rFonts w:ascii="Times New Roman" w:eastAsia="Aptos" w:hAnsi="Times New Roman" w:cs="Times New Roman"/>
          <w:sz w:val="18"/>
          <w:szCs w:val="18"/>
          <w:lang w:val="en-US"/>
          <w:rPrChange w:id="620" w:author="Prenafeta, Francesc" w:date="2025-01-31T16:39:00Z" w16du:dateUtc="2025-01-31T15:39:00Z">
            <w:rPr>
              <w:rFonts w:ascii="Times New Roman" w:eastAsia="Aptos" w:hAnsi="Times New Roman" w:cs="Times New Roman"/>
              <w:sz w:val="18"/>
              <w:szCs w:val="18"/>
            </w:rPr>
          </w:rPrChange>
        </w:rPr>
        <w:t>Biochimica</w:t>
      </w:r>
      <w:proofErr w:type="spellEnd"/>
      <w:r w:rsidR="00A23DDD" w:rsidRPr="00FE6906">
        <w:rPr>
          <w:rFonts w:ascii="Times New Roman" w:eastAsia="Aptos" w:hAnsi="Times New Roman" w:cs="Times New Roman"/>
          <w:sz w:val="18"/>
          <w:szCs w:val="18"/>
          <w:lang w:val="en-US"/>
          <w:rPrChange w:id="621" w:author="Prenafeta, Francesc" w:date="2025-01-31T16:39:00Z" w16du:dateUtc="2025-01-31T15:39:00Z">
            <w:rPr>
              <w:rFonts w:ascii="Times New Roman" w:eastAsia="Aptos" w:hAnsi="Times New Roman" w:cs="Times New Roman"/>
              <w:sz w:val="18"/>
              <w:szCs w:val="18"/>
            </w:rPr>
          </w:rPrChange>
        </w:rPr>
        <w:t xml:space="preserve"> et </w:t>
      </w:r>
      <w:proofErr w:type="spellStart"/>
      <w:r w:rsidR="00A23DDD" w:rsidRPr="00FE6906">
        <w:rPr>
          <w:rFonts w:ascii="Times New Roman" w:eastAsia="Aptos" w:hAnsi="Times New Roman" w:cs="Times New Roman"/>
          <w:sz w:val="18"/>
          <w:szCs w:val="18"/>
          <w:lang w:val="en-US"/>
          <w:rPrChange w:id="622" w:author="Prenafeta, Francesc" w:date="2025-01-31T16:39:00Z" w16du:dateUtc="2025-01-31T15:39:00Z">
            <w:rPr>
              <w:rFonts w:ascii="Times New Roman" w:eastAsia="Aptos" w:hAnsi="Times New Roman" w:cs="Times New Roman"/>
              <w:sz w:val="18"/>
              <w:szCs w:val="18"/>
            </w:rPr>
          </w:rPrChange>
        </w:rPr>
        <w:t>Biophysica</w:t>
      </w:r>
      <w:proofErr w:type="spellEnd"/>
      <w:r w:rsidR="00A23DDD" w:rsidRPr="00FE6906">
        <w:rPr>
          <w:rFonts w:ascii="Times New Roman" w:eastAsia="Aptos" w:hAnsi="Times New Roman" w:cs="Times New Roman"/>
          <w:sz w:val="18"/>
          <w:szCs w:val="18"/>
          <w:lang w:val="en-US"/>
          <w:rPrChange w:id="623" w:author="Prenafeta, Francesc" w:date="2025-01-31T16:39:00Z" w16du:dateUtc="2025-01-31T15:39:00Z">
            <w:rPr>
              <w:rFonts w:ascii="Times New Roman" w:eastAsia="Aptos" w:hAnsi="Times New Roman" w:cs="Times New Roman"/>
              <w:sz w:val="18"/>
              <w:szCs w:val="18"/>
            </w:rPr>
          </w:rPrChange>
        </w:rPr>
        <w:t xml:space="preserve"> Acta</w:t>
      </w:r>
      <w:r w:rsidRPr="00FE6906">
        <w:rPr>
          <w:rFonts w:ascii="Times New Roman" w:eastAsia="Aptos" w:hAnsi="Times New Roman" w:cs="Times New Roman"/>
          <w:sz w:val="18"/>
          <w:szCs w:val="18"/>
          <w:lang w:val="en-US"/>
          <w:rPrChange w:id="624" w:author="Prenafeta, Francesc" w:date="2025-01-31T16:39:00Z" w16du:dateUtc="2025-01-31T15:39:00Z">
            <w:rPr>
              <w:rFonts w:ascii="Times New Roman" w:eastAsia="Aptos" w:hAnsi="Times New Roman" w:cs="Times New Roman"/>
              <w:sz w:val="18"/>
              <w:szCs w:val="18"/>
            </w:rPr>
          </w:rPrChange>
        </w:rPr>
        <w:t>. 1783</w:t>
      </w:r>
      <w:r w:rsidR="00A23DDD" w:rsidRPr="00FE6906">
        <w:rPr>
          <w:rFonts w:ascii="Times New Roman" w:eastAsia="Aptos" w:hAnsi="Times New Roman" w:cs="Times New Roman"/>
          <w:sz w:val="18"/>
          <w:szCs w:val="18"/>
          <w:lang w:val="en-US"/>
          <w:rPrChange w:id="625" w:author="Prenafeta, Francesc" w:date="2025-01-31T16:39:00Z" w16du:dateUtc="2025-01-31T15:39:00Z">
            <w:rPr>
              <w:rFonts w:ascii="Times New Roman" w:eastAsia="Aptos" w:hAnsi="Times New Roman" w:cs="Times New Roman"/>
              <w:sz w:val="18"/>
              <w:szCs w:val="18"/>
            </w:rPr>
          </w:rPrChange>
        </w:rPr>
        <w:t xml:space="preserve"> (7)</w:t>
      </w:r>
      <w:r w:rsidRPr="00FE6906">
        <w:rPr>
          <w:rFonts w:ascii="Times New Roman" w:eastAsia="Aptos" w:hAnsi="Times New Roman" w:cs="Times New Roman"/>
          <w:sz w:val="18"/>
          <w:szCs w:val="18"/>
          <w:lang w:val="en-US"/>
          <w:rPrChange w:id="626" w:author="Prenafeta, Francesc" w:date="2025-01-31T16:39:00Z" w16du:dateUtc="2025-01-31T15:39:00Z">
            <w:rPr>
              <w:rFonts w:ascii="Times New Roman" w:eastAsia="Aptos" w:hAnsi="Times New Roman" w:cs="Times New Roman"/>
              <w:sz w:val="18"/>
              <w:szCs w:val="18"/>
            </w:rPr>
          </w:rPrChange>
        </w:rPr>
        <w:t xml:space="preserve">, 1354–1368. </w:t>
      </w:r>
      <w:r w:rsidR="00AA383F" w:rsidRPr="00FE6906">
        <w:rPr>
          <w:rFonts w:ascii="Times New Roman" w:eastAsia="Aptos" w:hAnsi="Times New Roman" w:cs="Times New Roman"/>
          <w:sz w:val="18"/>
          <w:szCs w:val="18"/>
          <w:lang w:val="en-US"/>
          <w:rPrChange w:id="627" w:author="Prenafeta, Francesc" w:date="2025-01-31T16:39:00Z" w16du:dateUtc="2025-01-31T15:39:00Z">
            <w:rPr>
              <w:rFonts w:ascii="Times New Roman" w:eastAsia="Aptos" w:hAnsi="Times New Roman" w:cs="Times New Roman"/>
              <w:sz w:val="18"/>
              <w:szCs w:val="18"/>
            </w:rPr>
          </w:rPrChange>
        </w:rPr>
        <w:t>https://</w:t>
      </w:r>
      <w:r w:rsidRPr="00FE6906">
        <w:rPr>
          <w:rFonts w:ascii="Times New Roman" w:eastAsia="Aptos" w:hAnsi="Times New Roman" w:cs="Times New Roman"/>
          <w:sz w:val="18"/>
          <w:szCs w:val="18"/>
          <w:lang w:val="en-US"/>
          <w:rPrChange w:id="628" w:author="Prenafeta, Francesc" w:date="2025-01-31T16:39:00Z" w16du:dateUtc="2025-01-31T15:39:00Z">
            <w:rPr>
              <w:rFonts w:ascii="Times New Roman" w:eastAsia="Aptos" w:hAnsi="Times New Roman" w:cs="Times New Roman"/>
              <w:sz w:val="18"/>
              <w:szCs w:val="18"/>
            </w:rPr>
          </w:rPrChange>
        </w:rPr>
        <w:t>doi: 10.1016/j.bbamcr.2008.01.023.</w:t>
      </w:r>
    </w:p>
    <w:p w14:paraId="182BD544" w14:textId="290ED4CD"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EC11AE">
        <w:rPr>
          <w:rFonts w:ascii="Times New Roman" w:eastAsia="Aptos" w:hAnsi="Times New Roman" w:cs="Times New Roman"/>
          <w:sz w:val="18"/>
          <w:szCs w:val="18"/>
          <w:lang w:val="en-US"/>
        </w:rPr>
        <w:t>Prenafeta-</w:t>
      </w:r>
      <w:proofErr w:type="spellStart"/>
      <w:r w:rsidRPr="00EC11AE">
        <w:rPr>
          <w:rFonts w:ascii="Times New Roman" w:eastAsia="Aptos" w:hAnsi="Times New Roman" w:cs="Times New Roman"/>
          <w:sz w:val="18"/>
          <w:szCs w:val="18"/>
          <w:lang w:val="en-US"/>
        </w:rPr>
        <w:t>Boldú</w:t>
      </w:r>
      <w:proofErr w:type="spellEnd"/>
      <w:r w:rsidRPr="00EC11AE">
        <w:rPr>
          <w:rFonts w:ascii="Times New Roman" w:eastAsia="Aptos" w:hAnsi="Times New Roman" w:cs="Times New Roman"/>
          <w:sz w:val="18"/>
          <w:szCs w:val="18"/>
          <w:lang w:val="en-US"/>
        </w:rPr>
        <w:t>, F.X., Summerbell, R.</w:t>
      </w:r>
      <w:r w:rsidR="00A23DDD" w:rsidRPr="00EC11AE">
        <w:rPr>
          <w:rFonts w:ascii="Times New Roman" w:eastAsia="Aptos" w:hAnsi="Times New Roman" w:cs="Times New Roman"/>
          <w:sz w:val="18"/>
          <w:szCs w:val="18"/>
          <w:lang w:val="en-US"/>
        </w:rPr>
        <w:t>,</w:t>
      </w:r>
      <w:r w:rsidRPr="00EC11AE">
        <w:rPr>
          <w:rFonts w:ascii="Times New Roman" w:eastAsia="Aptos" w:hAnsi="Times New Roman" w:cs="Times New Roman"/>
          <w:sz w:val="18"/>
          <w:szCs w:val="18"/>
          <w:lang w:val="en-US"/>
        </w:rPr>
        <w:t xml:space="preserve"> de Hoog, G.S.</w:t>
      </w:r>
      <w:r w:rsidR="00C821C9" w:rsidRPr="00EC11AE">
        <w:rPr>
          <w:rFonts w:ascii="Times New Roman" w:eastAsia="Aptos" w:hAnsi="Times New Roman" w:cs="Times New Roman"/>
          <w:sz w:val="18"/>
          <w:szCs w:val="18"/>
          <w:lang w:val="en-US"/>
        </w:rPr>
        <w:t>,</w:t>
      </w:r>
      <w:r w:rsidRPr="00EC11AE">
        <w:rPr>
          <w:rFonts w:ascii="Times New Roman" w:eastAsia="Aptos" w:hAnsi="Times New Roman" w:cs="Times New Roman"/>
          <w:sz w:val="18"/>
          <w:szCs w:val="18"/>
          <w:lang w:val="en-US"/>
        </w:rPr>
        <w:t xml:space="preserve"> 2006</w:t>
      </w:r>
      <w:r w:rsidR="00C821C9" w:rsidRPr="00EC11AE">
        <w:rPr>
          <w:rFonts w:ascii="Times New Roman" w:eastAsia="Aptos" w:hAnsi="Times New Roman" w:cs="Times New Roman"/>
          <w:sz w:val="18"/>
          <w:szCs w:val="18"/>
          <w:lang w:val="en-US"/>
        </w:rPr>
        <w:t>.</w:t>
      </w:r>
      <w:r w:rsidRPr="00EC11AE">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Fungi growing on aromatic hydrocarbons: biotechnology's unexpected encounter with biohazard?</w:t>
      </w:r>
      <w:r w:rsidR="00C821C9">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FEMS Microbiology Reviews</w:t>
      </w:r>
      <w:r w:rsidRPr="00CD2636">
        <w:rPr>
          <w:rFonts w:ascii="Times New Roman" w:eastAsia="Aptos" w:hAnsi="Times New Roman" w:cs="Times New Roman"/>
          <w:i/>
          <w:iCs/>
          <w:sz w:val="18"/>
          <w:szCs w:val="18"/>
          <w:lang w:val="en-US"/>
        </w:rPr>
        <w:t>.</w:t>
      </w:r>
      <w:r w:rsidRPr="00CD2636">
        <w:rPr>
          <w:rFonts w:ascii="Times New Roman" w:eastAsia="Aptos" w:hAnsi="Times New Roman" w:cs="Times New Roman"/>
          <w:sz w:val="18"/>
          <w:szCs w:val="18"/>
          <w:lang w:val="en-US"/>
        </w:rPr>
        <w:t xml:space="preserve"> 30</w:t>
      </w:r>
      <w:r w:rsidR="00BA35CE">
        <w:rPr>
          <w:rFonts w:ascii="Times New Roman" w:eastAsia="Aptos" w:hAnsi="Times New Roman" w:cs="Times New Roman"/>
          <w:sz w:val="18"/>
          <w:szCs w:val="18"/>
          <w:lang w:val="en-US"/>
        </w:rPr>
        <w:t xml:space="preserve"> </w:t>
      </w:r>
      <w:r w:rsidR="00C821C9">
        <w:rPr>
          <w:rFonts w:ascii="Times New Roman" w:eastAsia="Aptos" w:hAnsi="Times New Roman" w:cs="Times New Roman"/>
          <w:sz w:val="18"/>
          <w:szCs w:val="18"/>
          <w:lang w:val="en-US"/>
        </w:rPr>
        <w:t>(1)</w:t>
      </w:r>
      <w:r w:rsidRPr="00CD2636">
        <w:rPr>
          <w:rFonts w:ascii="Times New Roman" w:eastAsia="Aptos" w:hAnsi="Times New Roman" w:cs="Times New Roman"/>
          <w:sz w:val="18"/>
          <w:szCs w:val="18"/>
          <w:lang w:val="en-US"/>
        </w:rPr>
        <w:t>, 109-130.</w:t>
      </w:r>
    </w:p>
    <w:p w14:paraId="64A15FDA" w14:textId="07CEF9D9"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Prota, G.</w:t>
      </w:r>
      <w:r w:rsidR="00BA35CE">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1992. Melanins and melanogenesis. Academic Press. San Diego, CA, USA, 1992.</w:t>
      </w:r>
    </w:p>
    <w:p w14:paraId="1DE71958" w14:textId="3074B84A" w:rsid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Porteous, N.B., Grooters, A.M., Redding, S.W., Thompson, E.H., Rinaldi, M.G., Hoog, G.S.</w:t>
      </w:r>
      <w:r w:rsidR="00C821C9">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Sutton, D.A.</w:t>
      </w:r>
      <w:r w:rsidR="00C821C9">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2003</w:t>
      </w:r>
      <w:r w:rsidR="00C821C9">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Identification of </w:t>
      </w:r>
      <w:r w:rsidRPr="00CD2636">
        <w:rPr>
          <w:rFonts w:ascii="Times New Roman" w:eastAsia="Aptos" w:hAnsi="Times New Roman" w:cs="Times New Roman"/>
          <w:i/>
          <w:iCs/>
          <w:sz w:val="18"/>
          <w:szCs w:val="18"/>
          <w:lang w:val="en-US"/>
        </w:rPr>
        <w:t>Exophiala mesophila</w:t>
      </w:r>
      <w:r w:rsidRPr="00CD2636">
        <w:rPr>
          <w:rFonts w:ascii="Times New Roman" w:eastAsia="Aptos" w:hAnsi="Times New Roman" w:cs="Times New Roman"/>
          <w:sz w:val="18"/>
          <w:szCs w:val="18"/>
          <w:lang w:val="en-US"/>
        </w:rPr>
        <w:t xml:space="preserve"> isolated from treated dental unit waterlines. Journal of Clinical Microbiology. </w:t>
      </w:r>
      <w:r w:rsidRPr="00BC4BDA">
        <w:rPr>
          <w:rFonts w:ascii="Times New Roman" w:eastAsia="Aptos" w:hAnsi="Times New Roman" w:cs="Times New Roman"/>
          <w:sz w:val="18"/>
          <w:szCs w:val="18"/>
          <w:lang w:val="en-US"/>
        </w:rPr>
        <w:t>41</w:t>
      </w:r>
      <w:r w:rsidR="00BA35CE" w:rsidRPr="00BC4BDA">
        <w:rPr>
          <w:rFonts w:ascii="Times New Roman" w:eastAsia="Aptos" w:hAnsi="Times New Roman" w:cs="Times New Roman"/>
          <w:sz w:val="18"/>
          <w:szCs w:val="18"/>
          <w:lang w:val="en-US"/>
        </w:rPr>
        <w:t xml:space="preserve"> </w:t>
      </w:r>
      <w:r w:rsidR="00C821C9" w:rsidRPr="00BC4BDA">
        <w:rPr>
          <w:rFonts w:ascii="Times New Roman" w:eastAsia="Aptos" w:hAnsi="Times New Roman" w:cs="Times New Roman"/>
          <w:sz w:val="18"/>
          <w:szCs w:val="18"/>
          <w:lang w:val="en-US"/>
        </w:rPr>
        <w:t>(8)</w:t>
      </w:r>
      <w:r w:rsidRPr="00BC4BDA">
        <w:rPr>
          <w:rFonts w:ascii="Times New Roman" w:eastAsia="Aptos" w:hAnsi="Times New Roman" w:cs="Times New Roman"/>
          <w:sz w:val="18"/>
          <w:szCs w:val="18"/>
          <w:lang w:val="en-US"/>
        </w:rPr>
        <w:t>, 3885-3889.</w:t>
      </w:r>
      <w:r w:rsidR="00C821C9" w:rsidRPr="00BC4BDA">
        <w:rPr>
          <w:rFonts w:ascii="Times New Roman" w:eastAsia="Aptos" w:hAnsi="Times New Roman" w:cs="Times New Roman"/>
          <w:sz w:val="18"/>
          <w:szCs w:val="18"/>
          <w:lang w:val="en-US"/>
        </w:rPr>
        <w:t xml:space="preserve"> </w:t>
      </w:r>
      <w:r w:rsidR="00685D1C">
        <w:fldChar w:fldCharType="begin"/>
      </w:r>
      <w:r w:rsidR="00685D1C" w:rsidRPr="00FE6906">
        <w:rPr>
          <w:lang w:val="en-GB"/>
          <w:rPrChange w:id="629" w:author="Prenafeta, Francesc" w:date="2025-01-31T16:39:00Z" w16du:dateUtc="2025-01-31T15:39:00Z">
            <w:rPr/>
          </w:rPrChange>
        </w:rPr>
        <w:instrText>HYPERLINK "https://doi.org/10.1128/JCM.41.8.3885-3889.2003"</w:instrText>
      </w:r>
      <w:r w:rsidR="00685D1C">
        <w:fldChar w:fldCharType="separate"/>
      </w:r>
      <w:r w:rsidR="00685D1C" w:rsidRPr="00964ECC">
        <w:rPr>
          <w:rStyle w:val="Hipervnculo"/>
          <w:rFonts w:ascii="Times New Roman" w:eastAsia="Aptos" w:hAnsi="Times New Roman" w:cs="Times New Roman"/>
          <w:sz w:val="18"/>
          <w:szCs w:val="18"/>
          <w:lang w:val="en-US"/>
        </w:rPr>
        <w:t>https://doi.org/10.1128/JCM.41.8.3885-3889.2003</w:t>
      </w:r>
      <w:r w:rsidR="00685D1C">
        <w:fldChar w:fldCharType="end"/>
      </w:r>
      <w:r w:rsidR="00C821C9" w:rsidRPr="00BC4BDA">
        <w:rPr>
          <w:rFonts w:ascii="Times New Roman" w:eastAsia="Aptos" w:hAnsi="Times New Roman" w:cs="Times New Roman"/>
          <w:sz w:val="18"/>
          <w:szCs w:val="18"/>
          <w:lang w:val="en-US"/>
        </w:rPr>
        <w:t>.</w:t>
      </w:r>
    </w:p>
    <w:p w14:paraId="61E993E9" w14:textId="0E439740" w:rsidR="00685D1C" w:rsidRPr="00FE6906" w:rsidRDefault="00685D1C"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Change w:id="630" w:author="Prenafeta, Francesc" w:date="2025-01-31T16:39:00Z" w16du:dateUtc="2025-01-31T15:39:00Z">
            <w:rPr>
              <w:rFonts w:ascii="Times New Roman" w:eastAsia="Aptos" w:hAnsi="Times New Roman" w:cs="Times New Roman"/>
              <w:sz w:val="18"/>
              <w:szCs w:val="18"/>
            </w:rPr>
          </w:rPrChange>
        </w:rPr>
      </w:pPr>
      <w:r w:rsidRPr="00FE6906">
        <w:rPr>
          <w:rFonts w:ascii="Times New Roman" w:eastAsia="Aptos" w:hAnsi="Times New Roman" w:cs="Times New Roman"/>
          <w:sz w:val="18"/>
          <w:szCs w:val="18"/>
          <w:lang w:val="en-GB"/>
          <w:rPrChange w:id="631" w:author="Prenafeta, Francesc" w:date="2025-01-31T16:39:00Z" w16du:dateUtc="2025-01-31T15:39:00Z">
            <w:rPr>
              <w:rFonts w:ascii="Times New Roman" w:eastAsia="Aptos" w:hAnsi="Times New Roman" w:cs="Times New Roman"/>
              <w:sz w:val="18"/>
              <w:szCs w:val="18"/>
            </w:rPr>
          </w:rPrChange>
        </w:rPr>
        <w:t xml:space="preserve">Ragasa, L. R. P., Joson, S. E. A., 4th, Bagay, W. L. R., Perez, T. R., &amp; Velarde, M. C. (2021). </w:t>
      </w:r>
      <w:r w:rsidRPr="00685D1C">
        <w:rPr>
          <w:rFonts w:ascii="Times New Roman" w:eastAsia="Aptos" w:hAnsi="Times New Roman" w:cs="Times New Roman"/>
          <w:sz w:val="18"/>
          <w:szCs w:val="18"/>
          <w:lang w:val="en-US"/>
        </w:rPr>
        <w:t>Transcriptome analysis reveals involvement of oxidative stress response in a copper-tolerant Fusarium oxysporum strain. </w:t>
      </w:r>
      <w:r w:rsidRPr="00FE6906">
        <w:rPr>
          <w:rFonts w:ascii="Times New Roman" w:eastAsia="Aptos" w:hAnsi="Times New Roman" w:cs="Times New Roman"/>
          <w:i/>
          <w:iCs/>
          <w:sz w:val="18"/>
          <w:szCs w:val="18"/>
          <w:lang w:val="en-US"/>
          <w:rPrChange w:id="632" w:author="Prenafeta, Francesc" w:date="2025-01-31T16:39:00Z" w16du:dateUtc="2025-01-31T15:39:00Z">
            <w:rPr>
              <w:rFonts w:ascii="Times New Roman" w:eastAsia="Aptos" w:hAnsi="Times New Roman" w:cs="Times New Roman"/>
              <w:i/>
              <w:iCs/>
              <w:sz w:val="18"/>
              <w:szCs w:val="18"/>
            </w:rPr>
          </w:rPrChange>
        </w:rPr>
        <w:t>Fungal biology</w:t>
      </w:r>
      <w:r w:rsidRPr="00FE6906">
        <w:rPr>
          <w:rFonts w:ascii="Times New Roman" w:eastAsia="Aptos" w:hAnsi="Times New Roman" w:cs="Times New Roman"/>
          <w:sz w:val="18"/>
          <w:szCs w:val="18"/>
          <w:lang w:val="en-US"/>
          <w:rPrChange w:id="633" w:author="Prenafeta, Francesc" w:date="2025-01-31T16:39:00Z" w16du:dateUtc="2025-01-31T15:39:00Z">
            <w:rPr>
              <w:rFonts w:ascii="Times New Roman" w:eastAsia="Aptos" w:hAnsi="Times New Roman" w:cs="Times New Roman"/>
              <w:sz w:val="18"/>
              <w:szCs w:val="18"/>
            </w:rPr>
          </w:rPrChange>
        </w:rPr>
        <w:t>, </w:t>
      </w:r>
      <w:r w:rsidRPr="00FE6906">
        <w:rPr>
          <w:rFonts w:ascii="Times New Roman" w:eastAsia="Aptos" w:hAnsi="Times New Roman" w:cs="Times New Roman"/>
          <w:i/>
          <w:iCs/>
          <w:sz w:val="18"/>
          <w:szCs w:val="18"/>
          <w:lang w:val="en-US"/>
          <w:rPrChange w:id="634" w:author="Prenafeta, Francesc" w:date="2025-01-31T16:39:00Z" w16du:dateUtc="2025-01-31T15:39:00Z">
            <w:rPr>
              <w:rFonts w:ascii="Times New Roman" w:eastAsia="Aptos" w:hAnsi="Times New Roman" w:cs="Times New Roman"/>
              <w:i/>
              <w:iCs/>
              <w:sz w:val="18"/>
              <w:szCs w:val="18"/>
            </w:rPr>
          </w:rPrChange>
        </w:rPr>
        <w:t>125</w:t>
      </w:r>
      <w:r w:rsidRPr="00FE6906">
        <w:rPr>
          <w:rFonts w:ascii="Times New Roman" w:eastAsia="Aptos" w:hAnsi="Times New Roman" w:cs="Times New Roman"/>
          <w:sz w:val="18"/>
          <w:szCs w:val="18"/>
          <w:lang w:val="en-US"/>
          <w:rPrChange w:id="635" w:author="Prenafeta, Francesc" w:date="2025-01-31T16:39:00Z" w16du:dateUtc="2025-01-31T15:39:00Z">
            <w:rPr>
              <w:rFonts w:ascii="Times New Roman" w:eastAsia="Aptos" w:hAnsi="Times New Roman" w:cs="Times New Roman"/>
              <w:sz w:val="18"/>
              <w:szCs w:val="18"/>
            </w:rPr>
          </w:rPrChange>
        </w:rPr>
        <w:t>(6), 435–446. https://doi.org/10.1016/j.funbio.2021.01.001</w:t>
      </w:r>
    </w:p>
    <w:p w14:paraId="45C41511" w14:textId="6E1D803F" w:rsidR="00CD2636" w:rsidRPr="00FE690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pt-PT"/>
          <w:rPrChange w:id="636" w:author="Prenafeta, Francesc" w:date="2025-01-31T16:39:00Z" w16du:dateUtc="2025-01-31T15:39:00Z">
            <w:rPr>
              <w:rFonts w:ascii="Times New Roman" w:eastAsia="Aptos" w:hAnsi="Times New Roman" w:cs="Times New Roman"/>
              <w:sz w:val="18"/>
              <w:szCs w:val="18"/>
            </w:rPr>
          </w:rPrChange>
        </w:rPr>
      </w:pPr>
      <w:proofErr w:type="spellStart"/>
      <w:r w:rsidRPr="00FE6906">
        <w:rPr>
          <w:rFonts w:ascii="Times New Roman" w:eastAsia="Aptos" w:hAnsi="Times New Roman" w:cs="Times New Roman"/>
          <w:sz w:val="18"/>
          <w:szCs w:val="18"/>
          <w:lang w:val="en-US"/>
          <w:rPrChange w:id="637" w:author="Prenafeta, Francesc" w:date="2025-01-31T16:39:00Z" w16du:dateUtc="2025-01-31T15:39:00Z">
            <w:rPr>
              <w:rFonts w:ascii="Times New Roman" w:eastAsia="Aptos" w:hAnsi="Times New Roman" w:cs="Times New Roman"/>
              <w:sz w:val="18"/>
              <w:szCs w:val="18"/>
            </w:rPr>
          </w:rPrChange>
        </w:rPr>
        <w:t>Seyedmousavi</w:t>
      </w:r>
      <w:proofErr w:type="spellEnd"/>
      <w:r w:rsidRPr="00FE6906">
        <w:rPr>
          <w:rFonts w:ascii="Times New Roman" w:eastAsia="Aptos" w:hAnsi="Times New Roman" w:cs="Times New Roman"/>
          <w:sz w:val="18"/>
          <w:szCs w:val="18"/>
          <w:lang w:val="en-US"/>
          <w:rPrChange w:id="638" w:author="Prenafeta, Francesc" w:date="2025-01-31T16:39:00Z" w16du:dateUtc="2025-01-31T15:39:00Z">
            <w:rPr>
              <w:rFonts w:ascii="Times New Roman" w:eastAsia="Aptos" w:hAnsi="Times New Roman" w:cs="Times New Roman"/>
              <w:sz w:val="18"/>
              <w:szCs w:val="18"/>
            </w:rPr>
          </w:rPrChange>
        </w:rPr>
        <w:t xml:space="preserve">, S., Badali, H., </w:t>
      </w:r>
      <w:proofErr w:type="spellStart"/>
      <w:r w:rsidRPr="00FE6906">
        <w:rPr>
          <w:rFonts w:ascii="Times New Roman" w:eastAsia="Aptos" w:hAnsi="Times New Roman" w:cs="Times New Roman"/>
          <w:sz w:val="18"/>
          <w:szCs w:val="18"/>
          <w:lang w:val="en-US"/>
          <w:rPrChange w:id="639" w:author="Prenafeta, Francesc" w:date="2025-01-31T16:39:00Z" w16du:dateUtc="2025-01-31T15:39:00Z">
            <w:rPr>
              <w:rFonts w:ascii="Times New Roman" w:eastAsia="Aptos" w:hAnsi="Times New Roman" w:cs="Times New Roman"/>
              <w:sz w:val="18"/>
              <w:szCs w:val="18"/>
            </w:rPr>
          </w:rPrChange>
        </w:rPr>
        <w:t>Chlebicki</w:t>
      </w:r>
      <w:proofErr w:type="spellEnd"/>
      <w:r w:rsidRPr="00FE6906">
        <w:rPr>
          <w:rFonts w:ascii="Times New Roman" w:eastAsia="Aptos" w:hAnsi="Times New Roman" w:cs="Times New Roman"/>
          <w:sz w:val="18"/>
          <w:szCs w:val="18"/>
          <w:lang w:val="en-US"/>
          <w:rPrChange w:id="640" w:author="Prenafeta, Francesc" w:date="2025-01-31T16:39:00Z" w16du:dateUtc="2025-01-31T15:39:00Z">
            <w:rPr>
              <w:rFonts w:ascii="Times New Roman" w:eastAsia="Aptos" w:hAnsi="Times New Roman" w:cs="Times New Roman"/>
              <w:sz w:val="18"/>
              <w:szCs w:val="18"/>
            </w:rPr>
          </w:rPrChange>
        </w:rPr>
        <w:t>, A., Zhao, J., Prenafeta-</w:t>
      </w:r>
      <w:proofErr w:type="spellStart"/>
      <w:r w:rsidRPr="00FE6906">
        <w:rPr>
          <w:rFonts w:ascii="Times New Roman" w:eastAsia="Aptos" w:hAnsi="Times New Roman" w:cs="Times New Roman"/>
          <w:sz w:val="18"/>
          <w:szCs w:val="18"/>
          <w:lang w:val="en-US"/>
          <w:rPrChange w:id="641" w:author="Prenafeta, Francesc" w:date="2025-01-31T16:39:00Z" w16du:dateUtc="2025-01-31T15:39:00Z">
            <w:rPr>
              <w:rFonts w:ascii="Times New Roman" w:eastAsia="Aptos" w:hAnsi="Times New Roman" w:cs="Times New Roman"/>
              <w:sz w:val="18"/>
              <w:szCs w:val="18"/>
            </w:rPr>
          </w:rPrChange>
        </w:rPr>
        <w:t>boldú</w:t>
      </w:r>
      <w:proofErr w:type="spellEnd"/>
      <w:r w:rsidRPr="00FE6906">
        <w:rPr>
          <w:rFonts w:ascii="Times New Roman" w:eastAsia="Aptos" w:hAnsi="Times New Roman" w:cs="Times New Roman"/>
          <w:sz w:val="18"/>
          <w:szCs w:val="18"/>
          <w:lang w:val="en-US"/>
          <w:rPrChange w:id="642" w:author="Prenafeta, Francesc" w:date="2025-01-31T16:39:00Z" w16du:dateUtc="2025-01-31T15:39:00Z">
            <w:rPr>
              <w:rFonts w:ascii="Times New Roman" w:eastAsia="Aptos" w:hAnsi="Times New Roman" w:cs="Times New Roman"/>
              <w:sz w:val="18"/>
              <w:szCs w:val="18"/>
            </w:rPr>
          </w:rPrChange>
        </w:rPr>
        <w:t>, F. X., De Hoog, G. S.</w:t>
      </w:r>
      <w:r w:rsidR="00C821C9" w:rsidRPr="00FE6906">
        <w:rPr>
          <w:rFonts w:ascii="Times New Roman" w:eastAsia="Aptos" w:hAnsi="Times New Roman" w:cs="Times New Roman"/>
          <w:sz w:val="18"/>
          <w:szCs w:val="18"/>
          <w:lang w:val="en-US"/>
          <w:rPrChange w:id="643" w:author="Prenafeta, Francesc" w:date="2025-01-31T16:39:00Z" w16du:dateUtc="2025-01-31T15:39:00Z">
            <w:rPr>
              <w:rFonts w:ascii="Times New Roman" w:eastAsia="Aptos" w:hAnsi="Times New Roman" w:cs="Times New Roman"/>
              <w:sz w:val="18"/>
              <w:szCs w:val="18"/>
            </w:rPr>
          </w:rPrChange>
        </w:rPr>
        <w:t>,</w:t>
      </w:r>
      <w:r w:rsidRPr="00FE6906">
        <w:rPr>
          <w:rFonts w:ascii="Times New Roman" w:eastAsia="Aptos" w:hAnsi="Times New Roman" w:cs="Times New Roman"/>
          <w:sz w:val="18"/>
          <w:szCs w:val="18"/>
          <w:lang w:val="en-US"/>
          <w:rPrChange w:id="644" w:author="Prenafeta, Francesc" w:date="2025-01-31T16:39:00Z" w16du:dateUtc="2025-01-31T15:39:00Z">
            <w:rPr>
              <w:rFonts w:ascii="Times New Roman" w:eastAsia="Aptos" w:hAnsi="Times New Roman" w:cs="Times New Roman"/>
              <w:sz w:val="18"/>
              <w:szCs w:val="18"/>
            </w:rPr>
          </w:rPrChange>
        </w:rPr>
        <w:t xml:space="preserve"> 2011. </w:t>
      </w:r>
      <w:proofErr w:type="spellStart"/>
      <w:r w:rsidRPr="00CD2636">
        <w:rPr>
          <w:rFonts w:ascii="Times New Roman" w:eastAsia="Aptos" w:hAnsi="Times New Roman" w:cs="Times New Roman"/>
          <w:i/>
          <w:iCs/>
          <w:sz w:val="18"/>
          <w:szCs w:val="18"/>
          <w:lang w:val="en-US"/>
        </w:rPr>
        <w:t>Exophiala</w:t>
      </w:r>
      <w:proofErr w:type="spellEnd"/>
      <w:r w:rsidRPr="00CD2636">
        <w:rPr>
          <w:rFonts w:ascii="Times New Roman" w:eastAsia="Aptos" w:hAnsi="Times New Roman" w:cs="Times New Roman"/>
          <w:i/>
          <w:iCs/>
          <w:sz w:val="18"/>
          <w:szCs w:val="18"/>
          <w:lang w:val="en-US"/>
        </w:rPr>
        <w:t xml:space="preserve"> </w:t>
      </w:r>
      <w:proofErr w:type="spellStart"/>
      <w:r w:rsidRPr="00CD2636">
        <w:rPr>
          <w:rFonts w:ascii="Times New Roman" w:eastAsia="Aptos" w:hAnsi="Times New Roman" w:cs="Times New Roman"/>
          <w:i/>
          <w:iCs/>
          <w:sz w:val="18"/>
          <w:szCs w:val="18"/>
          <w:lang w:val="en-US"/>
        </w:rPr>
        <w:t>sideris</w:t>
      </w:r>
      <w:proofErr w:type="spellEnd"/>
      <w:r w:rsidRPr="00CD2636">
        <w:rPr>
          <w:rFonts w:ascii="Times New Roman" w:eastAsia="Aptos" w:hAnsi="Times New Roman" w:cs="Times New Roman"/>
          <w:sz w:val="18"/>
          <w:szCs w:val="18"/>
          <w:lang w:val="en-US"/>
        </w:rPr>
        <w:t xml:space="preserve">, a novel black yeast isolated from environments polluted with toxic alkyl benzenes and arsenic. </w:t>
      </w:r>
      <w:r w:rsidRPr="00FE6906">
        <w:rPr>
          <w:rFonts w:ascii="Times New Roman" w:eastAsia="Aptos" w:hAnsi="Times New Roman" w:cs="Times New Roman"/>
          <w:sz w:val="18"/>
          <w:szCs w:val="18"/>
          <w:lang w:val="pt-PT"/>
          <w:rPrChange w:id="645" w:author="Prenafeta, Francesc" w:date="2025-01-31T16:39:00Z" w16du:dateUtc="2025-01-31T15:39:00Z">
            <w:rPr>
              <w:rFonts w:ascii="Times New Roman" w:eastAsia="Aptos" w:hAnsi="Times New Roman" w:cs="Times New Roman"/>
              <w:sz w:val="18"/>
              <w:szCs w:val="18"/>
            </w:rPr>
          </w:rPrChange>
        </w:rPr>
        <w:t>Fungal Biol. 115</w:t>
      </w:r>
      <w:r w:rsidR="00C821C9" w:rsidRPr="00FE6906">
        <w:rPr>
          <w:rFonts w:ascii="Times New Roman" w:eastAsia="Aptos" w:hAnsi="Times New Roman" w:cs="Times New Roman"/>
          <w:sz w:val="18"/>
          <w:szCs w:val="18"/>
          <w:lang w:val="pt-PT"/>
          <w:rPrChange w:id="646" w:author="Prenafeta, Francesc" w:date="2025-01-31T16:39:00Z" w16du:dateUtc="2025-01-31T15:39:00Z">
            <w:rPr>
              <w:rFonts w:ascii="Times New Roman" w:eastAsia="Aptos" w:hAnsi="Times New Roman" w:cs="Times New Roman"/>
              <w:sz w:val="18"/>
              <w:szCs w:val="18"/>
            </w:rPr>
          </w:rPrChange>
        </w:rPr>
        <w:t xml:space="preserve"> (10),</w:t>
      </w:r>
      <w:r w:rsidRPr="00FE6906">
        <w:rPr>
          <w:rFonts w:ascii="Times New Roman" w:eastAsia="Aptos" w:hAnsi="Times New Roman" w:cs="Times New Roman"/>
          <w:sz w:val="18"/>
          <w:szCs w:val="18"/>
          <w:lang w:val="pt-PT"/>
          <w:rPrChange w:id="647" w:author="Prenafeta, Francesc" w:date="2025-01-31T16:39:00Z" w16du:dateUtc="2025-01-31T15:39:00Z">
            <w:rPr>
              <w:rFonts w:ascii="Times New Roman" w:eastAsia="Aptos" w:hAnsi="Times New Roman" w:cs="Times New Roman"/>
              <w:sz w:val="18"/>
              <w:szCs w:val="18"/>
            </w:rPr>
          </w:rPrChange>
        </w:rPr>
        <w:t xml:space="preserve"> 1030–1037. </w:t>
      </w:r>
      <w:r w:rsidR="00AA383F" w:rsidRPr="00FE6906">
        <w:rPr>
          <w:rFonts w:ascii="Times New Roman" w:eastAsia="Aptos" w:hAnsi="Times New Roman" w:cs="Times New Roman"/>
          <w:sz w:val="18"/>
          <w:szCs w:val="18"/>
          <w:lang w:val="pt-PT"/>
          <w:rPrChange w:id="648" w:author="Prenafeta, Francesc" w:date="2025-01-31T16:39:00Z" w16du:dateUtc="2025-01-31T15:39:00Z">
            <w:rPr>
              <w:rFonts w:ascii="Times New Roman" w:eastAsia="Aptos" w:hAnsi="Times New Roman" w:cs="Times New Roman"/>
              <w:sz w:val="18"/>
              <w:szCs w:val="18"/>
            </w:rPr>
          </w:rPrChange>
        </w:rPr>
        <w:t>https://</w:t>
      </w:r>
      <w:r w:rsidRPr="00FE6906">
        <w:rPr>
          <w:rFonts w:ascii="Times New Roman" w:eastAsia="Aptos" w:hAnsi="Times New Roman" w:cs="Times New Roman"/>
          <w:sz w:val="18"/>
          <w:szCs w:val="18"/>
          <w:lang w:val="pt-PT"/>
          <w:rPrChange w:id="649" w:author="Prenafeta, Francesc" w:date="2025-01-31T16:39:00Z" w16du:dateUtc="2025-01-31T15:39:00Z">
            <w:rPr>
              <w:rFonts w:ascii="Times New Roman" w:eastAsia="Aptos" w:hAnsi="Times New Roman" w:cs="Times New Roman"/>
              <w:sz w:val="18"/>
              <w:szCs w:val="18"/>
            </w:rPr>
          </w:rPrChange>
        </w:rPr>
        <w:t>doi: 10.1016/j.funbio.2011.06.004.</w:t>
      </w:r>
    </w:p>
    <w:p w14:paraId="0E690DB0" w14:textId="6BBB839D" w:rsidR="00CD2636" w:rsidRPr="00BC4BDA"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FE6906">
        <w:rPr>
          <w:rFonts w:ascii="Times New Roman" w:eastAsia="Aptos" w:hAnsi="Times New Roman" w:cs="Times New Roman"/>
          <w:sz w:val="18"/>
          <w:szCs w:val="18"/>
          <w:lang w:val="pt-PT"/>
          <w:rPrChange w:id="650" w:author="Prenafeta, Francesc" w:date="2025-01-31T16:39:00Z" w16du:dateUtc="2025-01-31T15:39:00Z">
            <w:rPr>
              <w:rFonts w:ascii="Times New Roman" w:eastAsia="Aptos" w:hAnsi="Times New Roman" w:cs="Times New Roman"/>
              <w:sz w:val="18"/>
              <w:szCs w:val="18"/>
            </w:rPr>
          </w:rPrChange>
        </w:rPr>
        <w:t xml:space="preserve">Silva, N. M. da, Reis, G. F., Costa, F. F., Grisolia, M. E., Geraldo, M. R., Lustosa, B. P. R., </w:t>
      </w:r>
      <w:r w:rsidR="00C821C9" w:rsidRPr="00FE6906">
        <w:rPr>
          <w:rFonts w:ascii="Times New Roman" w:eastAsia="Aptos" w:hAnsi="Times New Roman" w:cs="Times New Roman"/>
          <w:sz w:val="18"/>
          <w:szCs w:val="18"/>
          <w:lang w:val="pt-PT"/>
          <w:rPrChange w:id="651" w:author="Prenafeta, Francesc" w:date="2025-01-31T16:39:00Z" w16du:dateUtc="2025-01-31T15:39:00Z">
            <w:rPr>
              <w:rFonts w:ascii="Times New Roman" w:eastAsia="Aptos" w:hAnsi="Times New Roman" w:cs="Times New Roman"/>
              <w:sz w:val="18"/>
              <w:szCs w:val="18"/>
            </w:rPr>
          </w:rPrChange>
        </w:rPr>
        <w:t>Lima, B. J. F. S., Weiss, V. A., de Souza, E. M., Li, R., Song, Y., Nascimento, M. M. F., Robl, D., Gomes, R. R., de Hoog, G. S., Vicente, V. A., </w:t>
      </w:r>
      <w:r w:rsidRPr="00FE6906">
        <w:rPr>
          <w:rFonts w:ascii="Times New Roman" w:eastAsia="Aptos" w:hAnsi="Times New Roman" w:cs="Times New Roman"/>
          <w:sz w:val="18"/>
          <w:szCs w:val="18"/>
          <w:lang w:val="pt-PT"/>
          <w:rPrChange w:id="652" w:author="Prenafeta, Francesc" w:date="2025-01-31T16:39:00Z" w16du:dateUtc="2025-01-31T15:39:00Z">
            <w:rPr>
              <w:rFonts w:ascii="Times New Roman" w:eastAsia="Aptos" w:hAnsi="Times New Roman" w:cs="Times New Roman"/>
              <w:sz w:val="18"/>
              <w:szCs w:val="18"/>
            </w:rPr>
          </w:rPrChange>
        </w:rPr>
        <w:t xml:space="preserve">2023. </w:t>
      </w:r>
      <w:r w:rsidRPr="00CD2636">
        <w:rPr>
          <w:rFonts w:ascii="Times New Roman" w:eastAsia="Aptos" w:hAnsi="Times New Roman" w:cs="Times New Roman"/>
          <w:sz w:val="18"/>
          <w:szCs w:val="18"/>
          <w:lang w:val="en-US"/>
        </w:rPr>
        <w:t xml:space="preserve">Genome sequencing of </w:t>
      </w:r>
      <w:proofErr w:type="spellStart"/>
      <w:r w:rsidRPr="00CD2636">
        <w:rPr>
          <w:rFonts w:ascii="Times New Roman" w:eastAsia="Aptos" w:hAnsi="Times New Roman" w:cs="Times New Roman"/>
          <w:i/>
          <w:iCs/>
          <w:sz w:val="18"/>
          <w:szCs w:val="18"/>
          <w:lang w:val="en-US"/>
        </w:rPr>
        <w:t>Cladophialophora</w:t>
      </w:r>
      <w:proofErr w:type="spellEnd"/>
      <w:r w:rsidRPr="00CD2636">
        <w:rPr>
          <w:rFonts w:ascii="Times New Roman" w:eastAsia="Aptos" w:hAnsi="Times New Roman" w:cs="Times New Roman"/>
          <w:i/>
          <w:iCs/>
          <w:sz w:val="18"/>
          <w:szCs w:val="18"/>
          <w:lang w:val="en-US"/>
        </w:rPr>
        <w:t xml:space="preserve"> exuberans</w:t>
      </w:r>
      <w:r w:rsidRPr="00CD2636">
        <w:rPr>
          <w:rFonts w:ascii="Times New Roman" w:eastAsia="Aptos" w:hAnsi="Times New Roman" w:cs="Times New Roman"/>
          <w:sz w:val="18"/>
          <w:szCs w:val="18"/>
          <w:lang w:val="en-US"/>
        </w:rPr>
        <w:t xml:space="preserve">, a novel candidate for bioremediation of hydrocarbon and heavy metal polluted habitats. </w:t>
      </w:r>
      <w:r w:rsidRPr="00BC4BDA">
        <w:rPr>
          <w:rFonts w:ascii="Times New Roman" w:eastAsia="Aptos" w:hAnsi="Times New Roman" w:cs="Times New Roman"/>
          <w:sz w:val="18"/>
          <w:szCs w:val="18"/>
          <w:lang w:val="en-US"/>
        </w:rPr>
        <w:t>Fungal Biol. 127</w:t>
      </w:r>
      <w:r w:rsidR="00C821C9" w:rsidRPr="00BC4BDA">
        <w:rPr>
          <w:rFonts w:ascii="Times New Roman" w:eastAsia="Aptos" w:hAnsi="Times New Roman" w:cs="Times New Roman"/>
          <w:sz w:val="18"/>
          <w:szCs w:val="18"/>
          <w:lang w:val="en-US"/>
        </w:rPr>
        <w:t xml:space="preserve"> (5)</w:t>
      </w:r>
      <w:r w:rsidRPr="00BC4BDA">
        <w:rPr>
          <w:rFonts w:ascii="Times New Roman" w:eastAsia="Aptos" w:hAnsi="Times New Roman" w:cs="Times New Roman"/>
          <w:sz w:val="18"/>
          <w:szCs w:val="18"/>
          <w:lang w:val="en-US"/>
        </w:rPr>
        <w:t xml:space="preserve">, 1032–1042. </w:t>
      </w:r>
      <w:r w:rsidR="00AA383F" w:rsidRPr="00BC4BDA">
        <w:rPr>
          <w:rFonts w:ascii="Times New Roman" w:eastAsia="Aptos" w:hAnsi="Times New Roman" w:cs="Times New Roman"/>
          <w:sz w:val="18"/>
          <w:szCs w:val="18"/>
          <w:lang w:val="en-US"/>
        </w:rPr>
        <w:t>https://</w:t>
      </w:r>
      <w:r w:rsidRPr="00BC4BDA">
        <w:rPr>
          <w:rFonts w:ascii="Times New Roman" w:eastAsia="Aptos" w:hAnsi="Times New Roman" w:cs="Times New Roman"/>
          <w:sz w:val="18"/>
          <w:szCs w:val="18"/>
          <w:lang w:val="en-US"/>
        </w:rPr>
        <w:t>doi: 10.1016/j.funbio.2023.03.003.</w:t>
      </w:r>
    </w:p>
    <w:p w14:paraId="6F3ECA9D" w14:textId="1C93B628"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BC4BDA">
        <w:rPr>
          <w:rFonts w:ascii="Times New Roman" w:eastAsia="Aptos" w:hAnsi="Times New Roman" w:cs="Times New Roman"/>
          <w:sz w:val="18"/>
          <w:szCs w:val="18"/>
          <w:lang w:val="en-US"/>
        </w:rPr>
        <w:t xml:space="preserve">Tran-Ly, A. N., Reyes, C., Francis, ·, Schwarze, W. M. R., </w:t>
      </w:r>
      <w:r w:rsidR="00C821C9" w:rsidRPr="00BC4BDA">
        <w:rPr>
          <w:rFonts w:ascii="Times New Roman" w:eastAsia="Aptos" w:hAnsi="Times New Roman" w:cs="Times New Roman"/>
          <w:sz w:val="18"/>
          <w:szCs w:val="18"/>
          <w:lang w:val="en-US"/>
        </w:rPr>
        <w:t>Ribera,</w:t>
      </w:r>
      <w:r w:rsidRPr="00BC4BDA">
        <w:rPr>
          <w:rFonts w:ascii="Times New Roman" w:eastAsia="Aptos" w:hAnsi="Times New Roman" w:cs="Times New Roman"/>
          <w:sz w:val="18"/>
          <w:szCs w:val="18"/>
          <w:lang w:val="en-US"/>
        </w:rPr>
        <w:t xml:space="preserve"> J</w:t>
      </w:r>
      <w:r w:rsidR="00C821C9" w:rsidRPr="00BC4BDA">
        <w:rPr>
          <w:rFonts w:ascii="Times New Roman" w:eastAsia="Aptos" w:hAnsi="Times New Roman" w:cs="Times New Roman"/>
          <w:sz w:val="18"/>
          <w:szCs w:val="18"/>
          <w:lang w:val="en-US"/>
        </w:rPr>
        <w:t>.,</w:t>
      </w:r>
      <w:r w:rsidRPr="00BC4BDA">
        <w:rPr>
          <w:rFonts w:ascii="Times New Roman" w:eastAsia="Aptos" w:hAnsi="Times New Roman" w:cs="Times New Roman"/>
          <w:sz w:val="18"/>
          <w:szCs w:val="18"/>
          <w:lang w:val="en-US"/>
        </w:rPr>
        <w:t xml:space="preserve"> 2020. </w:t>
      </w:r>
      <w:r w:rsidRPr="00CD2636">
        <w:rPr>
          <w:rFonts w:ascii="Times New Roman" w:eastAsia="Aptos" w:hAnsi="Times New Roman" w:cs="Times New Roman"/>
          <w:sz w:val="18"/>
          <w:szCs w:val="18"/>
          <w:lang w:val="en-US"/>
        </w:rPr>
        <w:t xml:space="preserve">Microbial production of melanin and its various applications. World J. Microbiol. Biotechnol. 36, 170.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10.1007/s11274-020-02941-z.</w:t>
      </w:r>
    </w:p>
    <w:p w14:paraId="56EFD348" w14:textId="6448817A" w:rsidR="00CD2636" w:rsidRPr="00BC4BDA"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 xml:space="preserve">Usuda, D., Higashikawa, T., Hotchi, Y., Usami, K., Shimozawa, S., Tokunaga, S., </w:t>
      </w:r>
      <w:r w:rsidR="002C1A87" w:rsidRPr="002C1A87">
        <w:rPr>
          <w:rFonts w:ascii="Times New Roman" w:eastAsia="Aptos" w:hAnsi="Times New Roman" w:cs="Times New Roman"/>
          <w:sz w:val="18"/>
          <w:szCs w:val="18"/>
          <w:lang w:val="en-US"/>
        </w:rPr>
        <w:t>Osugi, I., Katou, R., Ito, S., Yoshizawa, T., Asako, S., Mishima, K., Kondo, A., Mizuno, K., Takami, H., Komatsu, T., Oba, J., Nomura, T., Sugita, M.</w:t>
      </w:r>
      <w:r w:rsidR="002C1A87">
        <w:rPr>
          <w:rFonts w:ascii="Times New Roman" w:eastAsia="Aptos" w:hAnsi="Times New Roman" w:cs="Times New Roman"/>
          <w:sz w:val="18"/>
          <w:szCs w:val="18"/>
          <w:lang w:val="en-US"/>
        </w:rPr>
        <w:t>,</w:t>
      </w:r>
      <w:r w:rsidR="002C1A87" w:rsidRPr="002C1A87">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 xml:space="preserve">2021. </w:t>
      </w:r>
      <w:r w:rsidRPr="00CD2636">
        <w:rPr>
          <w:rFonts w:ascii="Times New Roman" w:eastAsia="Aptos" w:hAnsi="Times New Roman" w:cs="Times New Roman"/>
          <w:i/>
          <w:iCs/>
          <w:sz w:val="18"/>
          <w:szCs w:val="18"/>
          <w:lang w:val="en-US"/>
        </w:rPr>
        <w:t>Exophiala dermatitidis.</w:t>
      </w:r>
      <w:r w:rsidRPr="00CD2636">
        <w:rPr>
          <w:rFonts w:ascii="Times New Roman" w:eastAsia="Aptos" w:hAnsi="Times New Roman" w:cs="Times New Roman"/>
          <w:sz w:val="18"/>
          <w:szCs w:val="18"/>
          <w:lang w:val="en-US"/>
        </w:rPr>
        <w:t xml:space="preserve"> World J. Clin. Cases. </w:t>
      </w:r>
      <w:r w:rsidRPr="00BC4BDA">
        <w:rPr>
          <w:rFonts w:ascii="Times New Roman" w:eastAsia="Aptos" w:hAnsi="Times New Roman" w:cs="Times New Roman"/>
          <w:sz w:val="18"/>
          <w:szCs w:val="18"/>
          <w:lang w:val="en-US"/>
        </w:rPr>
        <w:t>9</w:t>
      </w:r>
      <w:r w:rsidR="00BA35CE" w:rsidRPr="00BC4BDA">
        <w:rPr>
          <w:rFonts w:ascii="Times New Roman" w:eastAsia="Aptos" w:hAnsi="Times New Roman" w:cs="Times New Roman"/>
          <w:sz w:val="18"/>
          <w:szCs w:val="18"/>
          <w:lang w:val="en-US"/>
        </w:rPr>
        <w:t xml:space="preserve"> </w:t>
      </w:r>
      <w:r w:rsidR="00C821C9" w:rsidRPr="00BC4BDA">
        <w:rPr>
          <w:rFonts w:ascii="Times New Roman" w:eastAsia="Aptos" w:hAnsi="Times New Roman" w:cs="Times New Roman"/>
          <w:sz w:val="18"/>
          <w:szCs w:val="18"/>
          <w:lang w:val="en-US"/>
        </w:rPr>
        <w:t>(27)</w:t>
      </w:r>
      <w:r w:rsidRPr="00BC4BDA">
        <w:rPr>
          <w:rFonts w:ascii="Times New Roman" w:eastAsia="Aptos" w:hAnsi="Times New Roman" w:cs="Times New Roman"/>
          <w:sz w:val="18"/>
          <w:szCs w:val="18"/>
          <w:lang w:val="en-US"/>
        </w:rPr>
        <w:t>, 7963</w:t>
      </w:r>
      <w:r w:rsidR="00C821C9" w:rsidRPr="00BC4BDA">
        <w:rPr>
          <w:rFonts w:ascii="Times New Roman" w:eastAsia="Aptos" w:hAnsi="Times New Roman" w:cs="Times New Roman"/>
          <w:sz w:val="18"/>
          <w:szCs w:val="18"/>
          <w:lang w:val="en-US"/>
        </w:rPr>
        <w:t>–7972</w:t>
      </w:r>
      <w:r w:rsidRPr="00BC4BDA">
        <w:rPr>
          <w:rFonts w:ascii="Times New Roman" w:eastAsia="Aptos" w:hAnsi="Times New Roman" w:cs="Times New Roman"/>
          <w:sz w:val="18"/>
          <w:szCs w:val="18"/>
          <w:lang w:val="en-US"/>
        </w:rPr>
        <w:t xml:space="preserve">. </w:t>
      </w:r>
      <w:r w:rsidR="00AA383F" w:rsidRPr="00BC4BDA">
        <w:rPr>
          <w:rFonts w:ascii="Times New Roman" w:eastAsia="Aptos" w:hAnsi="Times New Roman" w:cs="Times New Roman"/>
          <w:sz w:val="18"/>
          <w:szCs w:val="18"/>
          <w:lang w:val="en-US"/>
        </w:rPr>
        <w:t>https://</w:t>
      </w:r>
      <w:r w:rsidRPr="00BC4BDA">
        <w:rPr>
          <w:rFonts w:ascii="Times New Roman" w:eastAsia="Aptos" w:hAnsi="Times New Roman" w:cs="Times New Roman"/>
          <w:sz w:val="18"/>
          <w:szCs w:val="18"/>
          <w:lang w:val="en-US"/>
        </w:rPr>
        <w:t>doi: 10.12998/wjcc.v9.i27.7963.</w:t>
      </w:r>
    </w:p>
    <w:p w14:paraId="498960E0" w14:textId="36EED886" w:rsidR="00CD2636" w:rsidRPr="00FE690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pt-PT"/>
          <w:rPrChange w:id="653" w:author="Prenafeta, Francesc" w:date="2025-01-31T16:39:00Z" w16du:dateUtc="2025-01-31T15:39:00Z">
            <w:rPr>
              <w:rFonts w:ascii="Times New Roman" w:eastAsia="Aptos" w:hAnsi="Times New Roman" w:cs="Times New Roman"/>
              <w:sz w:val="18"/>
              <w:szCs w:val="18"/>
            </w:rPr>
          </w:rPrChange>
        </w:rPr>
      </w:pPr>
      <w:r w:rsidRPr="00FE6906">
        <w:rPr>
          <w:rFonts w:ascii="Times New Roman" w:eastAsia="Aptos" w:hAnsi="Times New Roman" w:cs="Times New Roman"/>
          <w:sz w:val="18"/>
          <w:szCs w:val="18"/>
          <w:lang w:val="en-GB"/>
          <w:rPrChange w:id="654" w:author="Prenafeta, Francesc" w:date="2025-01-31T16:39:00Z" w16du:dateUtc="2025-01-31T15:39:00Z">
            <w:rPr>
              <w:rFonts w:ascii="Times New Roman" w:eastAsia="Aptos" w:hAnsi="Times New Roman" w:cs="Times New Roman"/>
              <w:sz w:val="18"/>
              <w:szCs w:val="18"/>
            </w:rPr>
          </w:rPrChange>
        </w:rPr>
        <w:t>Valido, H. I., Resina-Gallego, M., Yousef, I., Luque-Gálvez, M. P., Valiente, M., López-Mesas, M.</w:t>
      </w:r>
      <w:r w:rsidR="002C1A87" w:rsidRPr="00FE6906">
        <w:rPr>
          <w:rFonts w:ascii="Times New Roman" w:eastAsia="Aptos" w:hAnsi="Times New Roman" w:cs="Times New Roman"/>
          <w:sz w:val="18"/>
          <w:szCs w:val="18"/>
          <w:lang w:val="en-GB"/>
          <w:rPrChange w:id="655" w:author="Prenafeta, Francesc" w:date="2025-01-31T16:39:00Z" w16du:dateUtc="2025-01-31T15:39:00Z">
            <w:rPr>
              <w:rFonts w:ascii="Times New Roman" w:eastAsia="Aptos" w:hAnsi="Times New Roman" w:cs="Times New Roman"/>
              <w:sz w:val="18"/>
              <w:szCs w:val="18"/>
            </w:rPr>
          </w:rPrChange>
        </w:rPr>
        <w:t>,</w:t>
      </w:r>
      <w:r w:rsidRPr="00FE6906">
        <w:rPr>
          <w:rFonts w:ascii="Times New Roman" w:eastAsia="Aptos" w:hAnsi="Times New Roman" w:cs="Times New Roman"/>
          <w:sz w:val="18"/>
          <w:szCs w:val="18"/>
          <w:lang w:val="en-GB"/>
          <w:rPrChange w:id="656" w:author="Prenafeta, Francesc" w:date="2025-01-31T16:39:00Z" w16du:dateUtc="2025-01-31T15:39:00Z">
            <w:rPr>
              <w:rFonts w:ascii="Times New Roman" w:eastAsia="Aptos" w:hAnsi="Times New Roman" w:cs="Times New Roman"/>
              <w:sz w:val="18"/>
              <w:szCs w:val="18"/>
            </w:rPr>
          </w:rPrChange>
        </w:rPr>
        <w:t xml:space="preserve"> 2020. </w:t>
      </w:r>
      <w:r w:rsidRPr="00CD2636">
        <w:rPr>
          <w:rFonts w:ascii="Times New Roman" w:eastAsia="Aptos" w:hAnsi="Times New Roman" w:cs="Times New Roman"/>
          <w:sz w:val="18"/>
          <w:szCs w:val="18"/>
          <w:lang w:val="en-US"/>
        </w:rPr>
        <w:t xml:space="preserve">Calcium oxalate kidney stones, where is the organic matter?: A synchrotron based infrared microspectroscopy study. </w:t>
      </w:r>
      <w:r w:rsidRPr="00FE6906">
        <w:rPr>
          <w:rFonts w:ascii="Times New Roman" w:eastAsia="Aptos" w:hAnsi="Times New Roman" w:cs="Times New Roman"/>
          <w:sz w:val="18"/>
          <w:szCs w:val="18"/>
          <w:lang w:val="pt-PT"/>
          <w:rPrChange w:id="657" w:author="Prenafeta, Francesc" w:date="2025-01-31T16:39:00Z" w16du:dateUtc="2025-01-31T15:39:00Z">
            <w:rPr>
              <w:rFonts w:ascii="Times New Roman" w:eastAsia="Aptos" w:hAnsi="Times New Roman" w:cs="Times New Roman"/>
              <w:sz w:val="18"/>
              <w:szCs w:val="18"/>
            </w:rPr>
          </w:rPrChange>
        </w:rPr>
        <w:t>J. Biophotonics. 13</w:t>
      </w:r>
      <w:r w:rsidR="002C1A87" w:rsidRPr="00FE6906">
        <w:rPr>
          <w:rFonts w:ascii="Times New Roman" w:eastAsia="Aptos" w:hAnsi="Times New Roman" w:cs="Times New Roman"/>
          <w:sz w:val="18"/>
          <w:szCs w:val="18"/>
          <w:lang w:val="pt-PT"/>
          <w:rPrChange w:id="658" w:author="Prenafeta, Francesc" w:date="2025-01-31T16:39:00Z" w16du:dateUtc="2025-01-31T15:39:00Z">
            <w:rPr>
              <w:rFonts w:ascii="Times New Roman" w:eastAsia="Aptos" w:hAnsi="Times New Roman" w:cs="Times New Roman"/>
              <w:sz w:val="18"/>
              <w:szCs w:val="18"/>
            </w:rPr>
          </w:rPrChange>
        </w:rPr>
        <w:t xml:space="preserve"> (12)</w:t>
      </w:r>
      <w:r w:rsidRPr="00FE6906">
        <w:rPr>
          <w:rFonts w:ascii="Times New Roman" w:eastAsia="Aptos" w:hAnsi="Times New Roman" w:cs="Times New Roman"/>
          <w:sz w:val="18"/>
          <w:szCs w:val="18"/>
          <w:lang w:val="pt-PT"/>
          <w:rPrChange w:id="659" w:author="Prenafeta, Francesc" w:date="2025-01-31T16:39:00Z" w16du:dateUtc="2025-01-31T15:39:00Z">
            <w:rPr>
              <w:rFonts w:ascii="Times New Roman" w:eastAsia="Aptos" w:hAnsi="Times New Roman" w:cs="Times New Roman"/>
              <w:sz w:val="18"/>
              <w:szCs w:val="18"/>
            </w:rPr>
          </w:rPrChange>
        </w:rPr>
        <w:t xml:space="preserve">, </w:t>
      </w:r>
      <w:r w:rsidR="002C1A87" w:rsidRPr="00FE6906">
        <w:rPr>
          <w:rFonts w:ascii="Times New Roman" w:eastAsia="Aptos" w:hAnsi="Times New Roman" w:cs="Times New Roman"/>
          <w:sz w:val="18"/>
          <w:szCs w:val="18"/>
          <w:lang w:val="pt-PT"/>
          <w:rPrChange w:id="660" w:author="Prenafeta, Francesc" w:date="2025-01-31T16:39:00Z" w16du:dateUtc="2025-01-31T15:39:00Z">
            <w:rPr>
              <w:rFonts w:ascii="Times New Roman" w:eastAsia="Aptos" w:hAnsi="Times New Roman" w:cs="Times New Roman"/>
              <w:sz w:val="18"/>
              <w:szCs w:val="18"/>
            </w:rPr>
          </w:rPrChange>
        </w:rPr>
        <w:t>e202000303.</w:t>
      </w:r>
      <w:r w:rsidRPr="00FE6906">
        <w:rPr>
          <w:rFonts w:ascii="Times New Roman" w:eastAsia="Aptos" w:hAnsi="Times New Roman" w:cs="Times New Roman"/>
          <w:sz w:val="18"/>
          <w:szCs w:val="18"/>
          <w:lang w:val="pt-PT"/>
          <w:rPrChange w:id="661" w:author="Prenafeta, Francesc" w:date="2025-01-31T16:39:00Z" w16du:dateUtc="2025-01-31T15:39:00Z">
            <w:rPr>
              <w:rFonts w:ascii="Times New Roman" w:eastAsia="Aptos" w:hAnsi="Times New Roman" w:cs="Times New Roman"/>
              <w:sz w:val="18"/>
              <w:szCs w:val="18"/>
            </w:rPr>
          </w:rPrChange>
        </w:rPr>
        <w:t xml:space="preserve"> </w:t>
      </w:r>
      <w:r w:rsidR="00AA383F" w:rsidRPr="00FE6906">
        <w:rPr>
          <w:rFonts w:ascii="Times New Roman" w:eastAsia="Aptos" w:hAnsi="Times New Roman" w:cs="Times New Roman"/>
          <w:sz w:val="18"/>
          <w:szCs w:val="18"/>
          <w:lang w:val="pt-PT"/>
          <w:rPrChange w:id="662" w:author="Prenafeta, Francesc" w:date="2025-01-31T16:39:00Z" w16du:dateUtc="2025-01-31T15:39:00Z">
            <w:rPr>
              <w:rFonts w:ascii="Times New Roman" w:eastAsia="Aptos" w:hAnsi="Times New Roman" w:cs="Times New Roman"/>
              <w:sz w:val="18"/>
              <w:szCs w:val="18"/>
            </w:rPr>
          </w:rPrChange>
        </w:rPr>
        <w:t>https://</w:t>
      </w:r>
      <w:r w:rsidRPr="00FE6906">
        <w:rPr>
          <w:rFonts w:ascii="Times New Roman" w:eastAsia="Aptos" w:hAnsi="Times New Roman" w:cs="Times New Roman"/>
          <w:sz w:val="18"/>
          <w:szCs w:val="18"/>
          <w:lang w:val="pt-PT"/>
          <w:rPrChange w:id="663" w:author="Prenafeta, Francesc" w:date="2025-01-31T16:39:00Z" w16du:dateUtc="2025-01-31T15:39:00Z">
            <w:rPr>
              <w:rFonts w:ascii="Times New Roman" w:eastAsia="Aptos" w:hAnsi="Times New Roman" w:cs="Times New Roman"/>
              <w:sz w:val="18"/>
              <w:szCs w:val="18"/>
            </w:rPr>
          </w:rPrChange>
        </w:rPr>
        <w:t>doi: 10.1002/jbio.202000303.</w:t>
      </w:r>
    </w:p>
    <w:p w14:paraId="3656448C" w14:textId="517C3106"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FE6906">
        <w:rPr>
          <w:rFonts w:ascii="Times New Roman" w:eastAsia="Aptos" w:hAnsi="Times New Roman" w:cs="Times New Roman"/>
          <w:sz w:val="18"/>
          <w:szCs w:val="18"/>
          <w:lang w:val="pt-PT"/>
          <w:rPrChange w:id="664" w:author="Prenafeta, Francesc" w:date="2025-01-31T16:39:00Z" w16du:dateUtc="2025-01-31T15:39:00Z">
            <w:rPr>
              <w:rFonts w:ascii="Times New Roman" w:eastAsia="Aptos" w:hAnsi="Times New Roman" w:cs="Times New Roman"/>
              <w:sz w:val="18"/>
              <w:szCs w:val="18"/>
            </w:rPr>
          </w:rPrChange>
        </w:rPr>
        <w:t>Vieira, R. S., Lisa Oliveira, M. M., Guibal, E., Rodríguez-Castellón, E., Beppu, M. M.</w:t>
      </w:r>
      <w:r w:rsidR="002C1A87" w:rsidRPr="00FE6906">
        <w:rPr>
          <w:rFonts w:ascii="Times New Roman" w:eastAsia="Aptos" w:hAnsi="Times New Roman" w:cs="Times New Roman"/>
          <w:sz w:val="18"/>
          <w:szCs w:val="18"/>
          <w:lang w:val="pt-PT"/>
          <w:rPrChange w:id="665" w:author="Prenafeta, Francesc" w:date="2025-01-31T16:39:00Z" w16du:dateUtc="2025-01-31T15:39:00Z">
            <w:rPr>
              <w:rFonts w:ascii="Times New Roman" w:eastAsia="Aptos" w:hAnsi="Times New Roman" w:cs="Times New Roman"/>
              <w:sz w:val="18"/>
              <w:szCs w:val="18"/>
            </w:rPr>
          </w:rPrChange>
        </w:rPr>
        <w:t>,</w:t>
      </w:r>
      <w:r w:rsidRPr="00FE6906">
        <w:rPr>
          <w:rFonts w:ascii="Times New Roman" w:eastAsia="Aptos" w:hAnsi="Times New Roman" w:cs="Times New Roman"/>
          <w:sz w:val="18"/>
          <w:szCs w:val="18"/>
          <w:lang w:val="pt-PT"/>
          <w:rPrChange w:id="666" w:author="Prenafeta, Francesc" w:date="2025-01-31T16:39:00Z" w16du:dateUtc="2025-01-31T15:39:00Z">
            <w:rPr>
              <w:rFonts w:ascii="Times New Roman" w:eastAsia="Aptos" w:hAnsi="Times New Roman" w:cs="Times New Roman"/>
              <w:sz w:val="18"/>
              <w:szCs w:val="18"/>
            </w:rPr>
          </w:rPrChange>
        </w:rPr>
        <w:t xml:space="preserve"> 2010. </w:t>
      </w:r>
      <w:r w:rsidRPr="00CD2636">
        <w:rPr>
          <w:rFonts w:ascii="Times New Roman" w:eastAsia="Aptos" w:hAnsi="Times New Roman" w:cs="Times New Roman"/>
          <w:sz w:val="18"/>
          <w:szCs w:val="18"/>
          <w:lang w:val="en-US"/>
        </w:rPr>
        <w:t>Copper, mercury and chromium adsorption on natural and crosslinked chitosan films: An XPS investigation of mechanism</w:t>
      </w:r>
      <w:r w:rsidR="002C1A87">
        <w:rPr>
          <w:rFonts w:ascii="Times New Roman" w:eastAsia="Aptos" w:hAnsi="Times New Roman" w:cs="Times New Roman"/>
          <w:sz w:val="18"/>
          <w:szCs w:val="18"/>
          <w:lang w:val="en-US"/>
        </w:rPr>
        <w:t>s</w:t>
      </w:r>
      <w:r w:rsidRPr="00CD2636">
        <w:rPr>
          <w:rFonts w:ascii="Times New Roman" w:eastAsia="Aptos" w:hAnsi="Times New Roman" w:cs="Times New Roman"/>
          <w:sz w:val="18"/>
          <w:szCs w:val="18"/>
          <w:lang w:val="en-US"/>
        </w:rPr>
        <w:t>. Physicochem. Eng. Asp. 374</w:t>
      </w:r>
      <w:r w:rsidR="002C1A87">
        <w:rPr>
          <w:rFonts w:ascii="Times New Roman" w:eastAsia="Aptos" w:hAnsi="Times New Roman" w:cs="Times New Roman"/>
          <w:sz w:val="18"/>
          <w:szCs w:val="18"/>
          <w:lang w:val="en-US"/>
        </w:rPr>
        <w:t xml:space="preserve"> (1-3)</w:t>
      </w:r>
      <w:r w:rsidRPr="00CD2636">
        <w:rPr>
          <w:rFonts w:ascii="Times New Roman" w:eastAsia="Aptos" w:hAnsi="Times New Roman" w:cs="Times New Roman"/>
          <w:sz w:val="18"/>
          <w:szCs w:val="18"/>
          <w:lang w:val="en-US"/>
        </w:rPr>
        <w:t xml:space="preserve">, 108–114.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10.1016/j.colsurfa.2010.11.022.</w:t>
      </w:r>
    </w:p>
    <w:p w14:paraId="26907A2A" w14:textId="7B7D3960"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Viti, C., Marchi, E., Decorosi, F.,</w:t>
      </w:r>
      <w:r w:rsidR="002C1A87">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Giovannetti, L.</w:t>
      </w:r>
      <w:r w:rsidR="002C1A87">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2014. Molecular mechanisms of Cr (VI) resistance in bacteria and fungi. </w:t>
      </w:r>
      <w:r w:rsidR="002C1A87" w:rsidRPr="002C1A87">
        <w:rPr>
          <w:rFonts w:ascii="Times New Roman" w:eastAsia="Aptos" w:hAnsi="Times New Roman" w:cs="Times New Roman"/>
          <w:sz w:val="18"/>
          <w:szCs w:val="18"/>
          <w:lang w:val="en-US"/>
        </w:rPr>
        <w:t>FEMS microbiology reviews</w:t>
      </w:r>
      <w:r w:rsidR="002C1A87" w:rsidRPr="002C1A87">
        <w:rPr>
          <w:rFonts w:ascii="Times New Roman" w:eastAsia="Aptos" w:hAnsi="Times New Roman" w:cs="Times New Roman"/>
          <w:i/>
          <w:iCs/>
          <w:sz w:val="18"/>
          <w:szCs w:val="18"/>
          <w:lang w:val="en-US"/>
        </w:rPr>
        <w:t xml:space="preserve">. </w:t>
      </w:r>
      <w:r w:rsidRPr="00CD2636">
        <w:rPr>
          <w:rFonts w:ascii="Times New Roman" w:eastAsia="Aptos" w:hAnsi="Times New Roman" w:cs="Times New Roman"/>
          <w:sz w:val="18"/>
          <w:szCs w:val="18"/>
          <w:lang w:val="en-US"/>
        </w:rPr>
        <w:t>38</w:t>
      </w:r>
      <w:r w:rsidR="002C1A87">
        <w:rPr>
          <w:rFonts w:ascii="Times New Roman" w:eastAsia="Aptos" w:hAnsi="Times New Roman" w:cs="Times New Roman"/>
          <w:sz w:val="18"/>
          <w:szCs w:val="18"/>
          <w:lang w:val="en-US"/>
        </w:rPr>
        <w:t xml:space="preserve"> (4)</w:t>
      </w:r>
      <w:r w:rsidRPr="00CD2636">
        <w:rPr>
          <w:rFonts w:ascii="Times New Roman" w:eastAsia="Aptos" w:hAnsi="Times New Roman" w:cs="Times New Roman"/>
          <w:sz w:val="18"/>
          <w:szCs w:val="18"/>
          <w:lang w:val="en-US"/>
        </w:rPr>
        <w:t xml:space="preserve">, 633–659.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10.1111/1574-6976.12051.</w:t>
      </w:r>
    </w:p>
    <w:p w14:paraId="0FAB65CB" w14:textId="550A0B09" w:rsidR="00CD2636" w:rsidRPr="00FE690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pt-PT"/>
          <w:rPrChange w:id="667" w:author="Prenafeta, Francesc" w:date="2025-01-31T16:39:00Z" w16du:dateUtc="2025-01-31T15:39:00Z">
            <w:rPr>
              <w:rFonts w:ascii="Times New Roman" w:eastAsia="Aptos" w:hAnsi="Times New Roman" w:cs="Times New Roman"/>
              <w:sz w:val="18"/>
              <w:szCs w:val="18"/>
              <w:lang w:val="en-US"/>
            </w:rPr>
          </w:rPrChange>
        </w:rPr>
      </w:pPr>
      <w:r w:rsidRPr="00CD2636">
        <w:rPr>
          <w:rFonts w:ascii="Times New Roman" w:eastAsia="Aptos" w:hAnsi="Times New Roman" w:cs="Times New Roman"/>
          <w:sz w:val="18"/>
          <w:szCs w:val="18"/>
          <w:lang w:val="en-US"/>
        </w:rPr>
        <w:t xml:space="preserve">Woo, P. C. Y., Ngan, A. H. Y., Tsang, C. C., Ling, I. W. H., Chan, J. F. W., Leung, S. Y., </w:t>
      </w:r>
      <w:r w:rsidR="002C1A87" w:rsidRPr="002C1A87">
        <w:rPr>
          <w:rFonts w:ascii="Times New Roman" w:eastAsia="Aptos" w:hAnsi="Times New Roman" w:cs="Times New Roman"/>
          <w:sz w:val="18"/>
          <w:szCs w:val="18"/>
          <w:lang w:val="en-US"/>
        </w:rPr>
        <w:t>Yuen, K. Y., Lau, S. K.</w:t>
      </w:r>
      <w:r w:rsidR="002C1A87">
        <w:rPr>
          <w:rFonts w:ascii="Times New Roman" w:eastAsia="Aptos" w:hAnsi="Times New Roman" w:cs="Times New Roman"/>
          <w:sz w:val="18"/>
          <w:szCs w:val="18"/>
          <w:lang w:val="en-US"/>
        </w:rPr>
        <w:t>,</w:t>
      </w:r>
      <w:r w:rsidR="002C1A87" w:rsidRPr="002C1A87">
        <w:rPr>
          <w:rFonts w:ascii="Times New Roman" w:eastAsia="Aptos" w:hAnsi="Times New Roman" w:cs="Times New Roman"/>
          <w:sz w:val="18"/>
          <w:szCs w:val="18"/>
          <w:lang w:val="en-US"/>
        </w:rPr>
        <w:t> </w:t>
      </w:r>
      <w:r w:rsidRPr="00CD2636">
        <w:rPr>
          <w:rFonts w:ascii="Times New Roman" w:eastAsia="Aptos" w:hAnsi="Times New Roman" w:cs="Times New Roman"/>
          <w:sz w:val="18"/>
          <w:szCs w:val="18"/>
          <w:lang w:val="en-US"/>
        </w:rPr>
        <w:t xml:space="preserve">2013. Clinical spectrum of </w:t>
      </w:r>
      <w:r w:rsidRPr="00CD2636">
        <w:rPr>
          <w:rFonts w:ascii="Times New Roman" w:eastAsia="Aptos" w:hAnsi="Times New Roman" w:cs="Times New Roman"/>
          <w:i/>
          <w:iCs/>
          <w:sz w:val="18"/>
          <w:szCs w:val="18"/>
          <w:lang w:val="en-US"/>
        </w:rPr>
        <w:t>Exophiala</w:t>
      </w:r>
      <w:r w:rsidRPr="00CD2636">
        <w:rPr>
          <w:rFonts w:ascii="Times New Roman" w:eastAsia="Aptos" w:hAnsi="Times New Roman" w:cs="Times New Roman"/>
          <w:sz w:val="18"/>
          <w:szCs w:val="18"/>
          <w:lang w:val="en-US"/>
        </w:rPr>
        <w:t xml:space="preserve"> infections and a novel </w:t>
      </w:r>
      <w:r w:rsidRPr="00CD2636">
        <w:rPr>
          <w:rFonts w:ascii="Times New Roman" w:eastAsia="Aptos" w:hAnsi="Times New Roman" w:cs="Times New Roman"/>
          <w:i/>
          <w:iCs/>
          <w:sz w:val="18"/>
          <w:szCs w:val="18"/>
          <w:lang w:val="en-US"/>
        </w:rPr>
        <w:t>Exophiala</w:t>
      </w:r>
      <w:r w:rsidRPr="00CD2636">
        <w:rPr>
          <w:rFonts w:ascii="Times New Roman" w:eastAsia="Aptos" w:hAnsi="Times New Roman" w:cs="Times New Roman"/>
          <w:sz w:val="18"/>
          <w:szCs w:val="18"/>
          <w:lang w:val="en-US"/>
        </w:rPr>
        <w:t xml:space="preserve"> species, </w:t>
      </w:r>
      <w:r w:rsidRPr="00CD2636">
        <w:rPr>
          <w:rFonts w:ascii="Times New Roman" w:eastAsia="Aptos" w:hAnsi="Times New Roman" w:cs="Times New Roman"/>
          <w:i/>
          <w:iCs/>
          <w:sz w:val="18"/>
          <w:szCs w:val="18"/>
          <w:lang w:val="en-US"/>
        </w:rPr>
        <w:t>Exophiala hongkongensis</w:t>
      </w:r>
      <w:r w:rsidRPr="00CD2636">
        <w:rPr>
          <w:rFonts w:ascii="Times New Roman" w:eastAsia="Aptos" w:hAnsi="Times New Roman" w:cs="Times New Roman"/>
          <w:sz w:val="18"/>
          <w:szCs w:val="18"/>
          <w:lang w:val="en-US"/>
        </w:rPr>
        <w:t xml:space="preserve">. </w:t>
      </w:r>
      <w:r w:rsidRPr="00FE6906">
        <w:rPr>
          <w:rFonts w:ascii="Times New Roman" w:eastAsia="Aptos" w:hAnsi="Times New Roman" w:cs="Times New Roman"/>
          <w:sz w:val="18"/>
          <w:szCs w:val="18"/>
          <w:lang w:val="pt-PT"/>
          <w:rPrChange w:id="668" w:author="Prenafeta, Francesc" w:date="2025-01-31T16:39:00Z" w16du:dateUtc="2025-01-31T15:39:00Z">
            <w:rPr>
              <w:rFonts w:ascii="Times New Roman" w:eastAsia="Aptos" w:hAnsi="Times New Roman" w:cs="Times New Roman"/>
              <w:sz w:val="18"/>
              <w:szCs w:val="18"/>
              <w:lang w:val="en-US"/>
            </w:rPr>
          </w:rPrChange>
        </w:rPr>
        <w:t>J. Clin. Microbiol. 51</w:t>
      </w:r>
      <w:r w:rsidR="002C1A87" w:rsidRPr="00FE6906">
        <w:rPr>
          <w:rFonts w:ascii="Times New Roman" w:eastAsia="Aptos" w:hAnsi="Times New Roman" w:cs="Times New Roman"/>
          <w:sz w:val="18"/>
          <w:szCs w:val="18"/>
          <w:lang w:val="pt-PT"/>
          <w:rPrChange w:id="669" w:author="Prenafeta, Francesc" w:date="2025-01-31T16:39:00Z" w16du:dateUtc="2025-01-31T15:39:00Z">
            <w:rPr>
              <w:rFonts w:ascii="Times New Roman" w:eastAsia="Aptos" w:hAnsi="Times New Roman" w:cs="Times New Roman"/>
              <w:sz w:val="18"/>
              <w:szCs w:val="18"/>
              <w:lang w:val="en-US"/>
            </w:rPr>
          </w:rPrChange>
        </w:rPr>
        <w:t xml:space="preserve"> (1)</w:t>
      </w:r>
      <w:r w:rsidRPr="00FE6906">
        <w:rPr>
          <w:rFonts w:ascii="Times New Roman" w:eastAsia="Aptos" w:hAnsi="Times New Roman" w:cs="Times New Roman"/>
          <w:sz w:val="18"/>
          <w:szCs w:val="18"/>
          <w:lang w:val="pt-PT"/>
          <w:rPrChange w:id="670" w:author="Prenafeta, Francesc" w:date="2025-01-31T16:39:00Z" w16du:dateUtc="2025-01-31T15:39:00Z">
            <w:rPr>
              <w:rFonts w:ascii="Times New Roman" w:eastAsia="Aptos" w:hAnsi="Times New Roman" w:cs="Times New Roman"/>
              <w:sz w:val="18"/>
              <w:szCs w:val="18"/>
              <w:lang w:val="en-US"/>
            </w:rPr>
          </w:rPrChange>
        </w:rPr>
        <w:t xml:space="preserve">, 260–267. </w:t>
      </w:r>
      <w:r w:rsidR="00AA383F" w:rsidRPr="00FE6906">
        <w:rPr>
          <w:rFonts w:ascii="Times New Roman" w:eastAsia="Aptos" w:hAnsi="Times New Roman" w:cs="Times New Roman"/>
          <w:sz w:val="18"/>
          <w:szCs w:val="18"/>
          <w:lang w:val="pt-PT"/>
          <w:rPrChange w:id="671" w:author="Prenafeta, Francesc" w:date="2025-01-31T16:39:00Z" w16du:dateUtc="2025-01-31T15:39:00Z">
            <w:rPr>
              <w:rFonts w:ascii="Times New Roman" w:eastAsia="Aptos" w:hAnsi="Times New Roman" w:cs="Times New Roman"/>
              <w:sz w:val="18"/>
              <w:szCs w:val="18"/>
              <w:lang w:val="en-US"/>
            </w:rPr>
          </w:rPrChange>
        </w:rPr>
        <w:t>https://</w:t>
      </w:r>
      <w:r w:rsidRPr="00FE6906">
        <w:rPr>
          <w:rFonts w:ascii="Times New Roman" w:eastAsia="Aptos" w:hAnsi="Times New Roman" w:cs="Times New Roman"/>
          <w:sz w:val="18"/>
          <w:szCs w:val="18"/>
          <w:lang w:val="pt-PT"/>
          <w:rPrChange w:id="672" w:author="Prenafeta, Francesc" w:date="2025-01-31T16:39:00Z" w16du:dateUtc="2025-01-31T15:39:00Z">
            <w:rPr>
              <w:rFonts w:ascii="Times New Roman" w:eastAsia="Aptos" w:hAnsi="Times New Roman" w:cs="Times New Roman"/>
              <w:sz w:val="18"/>
              <w:szCs w:val="18"/>
              <w:lang w:val="en-US"/>
            </w:rPr>
          </w:rPrChange>
        </w:rPr>
        <w:t>doi: 10.1128/jcm.02336</w:t>
      </w:r>
      <w:r w:rsidR="002C1A87" w:rsidRPr="00FE6906">
        <w:rPr>
          <w:rFonts w:ascii="Times New Roman" w:eastAsia="Aptos" w:hAnsi="Times New Roman" w:cs="Times New Roman"/>
          <w:sz w:val="18"/>
          <w:szCs w:val="18"/>
          <w:lang w:val="pt-PT"/>
          <w:rPrChange w:id="673" w:author="Prenafeta, Francesc" w:date="2025-01-31T16:39:00Z" w16du:dateUtc="2025-01-31T15:39:00Z">
            <w:rPr>
              <w:rFonts w:ascii="Times New Roman" w:eastAsia="Aptos" w:hAnsi="Times New Roman" w:cs="Times New Roman"/>
              <w:sz w:val="18"/>
              <w:szCs w:val="18"/>
              <w:lang w:val="en-US"/>
            </w:rPr>
          </w:rPrChange>
        </w:rPr>
        <w:t>.</w:t>
      </w:r>
    </w:p>
    <w:p w14:paraId="3D6CC9A1" w14:textId="466D81DA"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FE6906">
        <w:rPr>
          <w:rFonts w:ascii="Times New Roman" w:eastAsia="Aptos" w:hAnsi="Times New Roman" w:cs="Times New Roman"/>
          <w:sz w:val="18"/>
          <w:szCs w:val="18"/>
          <w:lang w:val="pt-PT"/>
          <w:rPrChange w:id="674" w:author="Prenafeta, Francesc" w:date="2025-01-31T16:39:00Z" w16du:dateUtc="2025-01-31T15:39:00Z">
            <w:rPr>
              <w:rFonts w:ascii="Times New Roman" w:eastAsia="Aptos" w:hAnsi="Times New Roman" w:cs="Times New Roman"/>
              <w:sz w:val="18"/>
              <w:szCs w:val="18"/>
              <w:lang w:val="en-US"/>
            </w:rPr>
          </w:rPrChange>
        </w:rPr>
        <w:t>Yousef, I., Seksek, O., Sulé-Suso, J., Gil, S., Prezado, Y., Martinez-Rovira, I.</w:t>
      </w:r>
      <w:r w:rsidR="002C1A87" w:rsidRPr="00FE6906">
        <w:rPr>
          <w:rFonts w:ascii="Times New Roman" w:eastAsia="Aptos" w:hAnsi="Times New Roman" w:cs="Times New Roman"/>
          <w:sz w:val="18"/>
          <w:szCs w:val="18"/>
          <w:lang w:val="pt-PT"/>
          <w:rPrChange w:id="675" w:author="Prenafeta, Francesc" w:date="2025-01-31T16:39:00Z" w16du:dateUtc="2025-01-31T15:39:00Z">
            <w:rPr>
              <w:rFonts w:ascii="Times New Roman" w:eastAsia="Aptos" w:hAnsi="Times New Roman" w:cs="Times New Roman"/>
              <w:sz w:val="18"/>
              <w:szCs w:val="18"/>
              <w:lang w:val="en-US"/>
            </w:rPr>
          </w:rPrChange>
        </w:rPr>
        <w:t>,</w:t>
      </w:r>
      <w:r w:rsidRPr="00FE6906">
        <w:rPr>
          <w:rFonts w:ascii="Times New Roman" w:eastAsia="Aptos" w:hAnsi="Times New Roman" w:cs="Times New Roman"/>
          <w:sz w:val="18"/>
          <w:szCs w:val="18"/>
          <w:lang w:val="pt-PT"/>
          <w:rPrChange w:id="676" w:author="Prenafeta, Francesc" w:date="2025-01-31T16:39:00Z" w16du:dateUtc="2025-01-31T15:39:00Z">
            <w:rPr>
              <w:rFonts w:ascii="Times New Roman" w:eastAsia="Aptos" w:hAnsi="Times New Roman" w:cs="Times New Roman"/>
              <w:sz w:val="18"/>
              <w:szCs w:val="18"/>
              <w:lang w:val="en-US"/>
            </w:rPr>
          </w:rPrChange>
        </w:rPr>
        <w:t xml:space="preserve"> 2016. </w:t>
      </w:r>
      <w:r w:rsidRPr="00CD2636">
        <w:rPr>
          <w:rFonts w:ascii="Times New Roman" w:eastAsia="Aptos" w:hAnsi="Times New Roman" w:cs="Times New Roman"/>
          <w:sz w:val="18"/>
          <w:szCs w:val="18"/>
          <w:lang w:val="en-US"/>
        </w:rPr>
        <w:t>FTIR Study of the biochemical effects induced by X-Ray irradiations combined with GD nanoparticles in F98 glioma cells. Biophys.</w:t>
      </w:r>
      <w:r w:rsidRPr="00CD2636">
        <w:rPr>
          <w:rFonts w:ascii="Times New Roman" w:eastAsia="Aptos" w:hAnsi="Times New Roman" w:cs="Times New Roman"/>
          <w:i/>
          <w:iCs/>
          <w:sz w:val="18"/>
          <w:szCs w:val="18"/>
          <w:lang w:val="en-US"/>
        </w:rPr>
        <w:t xml:space="preserve"> </w:t>
      </w:r>
      <w:r w:rsidRPr="00CD2636">
        <w:rPr>
          <w:rFonts w:ascii="Times New Roman" w:eastAsia="Aptos" w:hAnsi="Times New Roman" w:cs="Times New Roman"/>
          <w:sz w:val="18"/>
          <w:szCs w:val="18"/>
          <w:lang w:val="en-US"/>
        </w:rPr>
        <w:t>J. 110</w:t>
      </w:r>
      <w:r w:rsidR="00EA7F5F">
        <w:rPr>
          <w:rFonts w:ascii="Times New Roman" w:eastAsia="Aptos" w:hAnsi="Times New Roman" w:cs="Times New Roman"/>
          <w:sz w:val="18"/>
          <w:szCs w:val="18"/>
          <w:lang w:val="en-US"/>
        </w:rPr>
        <w:t xml:space="preserve"> (3)</w:t>
      </w:r>
      <w:r w:rsidRPr="00CD2636">
        <w:rPr>
          <w:rFonts w:ascii="Times New Roman" w:eastAsia="Aptos" w:hAnsi="Times New Roman" w:cs="Times New Roman"/>
          <w:sz w:val="18"/>
          <w:szCs w:val="18"/>
          <w:lang w:val="en-US"/>
        </w:rPr>
        <w:t xml:space="preserve">, 475a.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10.1016/j.bpj.2015.11.2543.</w:t>
      </w:r>
    </w:p>
    <w:p w14:paraId="117FF7C3" w14:textId="138E5997" w:rsidR="00CD2636" w:rsidRPr="00FE690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pt-PT"/>
          <w:rPrChange w:id="677" w:author="Prenafeta, Francesc" w:date="2025-01-31T16:39:00Z" w16du:dateUtc="2025-01-31T15:39:00Z">
            <w:rPr>
              <w:rFonts w:ascii="Times New Roman" w:eastAsia="Aptos" w:hAnsi="Times New Roman" w:cs="Times New Roman"/>
              <w:sz w:val="18"/>
              <w:szCs w:val="18"/>
              <w:lang w:val="en-US"/>
            </w:rPr>
          </w:rPrChange>
        </w:rPr>
      </w:pPr>
      <w:r w:rsidRPr="00CD2636">
        <w:rPr>
          <w:rFonts w:ascii="Times New Roman" w:eastAsia="Aptos" w:hAnsi="Times New Roman" w:cs="Times New Roman"/>
          <w:sz w:val="18"/>
          <w:szCs w:val="18"/>
          <w:lang w:val="en-US"/>
        </w:rPr>
        <w:t>Yu, G., Wang, L. G., Han, Y., He, Q. Y.</w:t>
      </w:r>
      <w:r w:rsidR="00EA7F5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2012. ClusterProfiler: An R package for comparing biological themes among gene clusters. </w:t>
      </w:r>
      <w:r w:rsidRPr="00FE6906">
        <w:rPr>
          <w:rFonts w:ascii="Times New Roman" w:eastAsia="Aptos" w:hAnsi="Times New Roman" w:cs="Times New Roman"/>
          <w:sz w:val="18"/>
          <w:szCs w:val="18"/>
          <w:lang w:val="pt-PT"/>
          <w:rPrChange w:id="678" w:author="Prenafeta, Francesc" w:date="2025-01-31T16:39:00Z" w16du:dateUtc="2025-01-31T15:39:00Z">
            <w:rPr>
              <w:rFonts w:ascii="Times New Roman" w:eastAsia="Aptos" w:hAnsi="Times New Roman" w:cs="Times New Roman"/>
              <w:sz w:val="18"/>
              <w:szCs w:val="18"/>
              <w:lang w:val="en-US"/>
            </w:rPr>
          </w:rPrChange>
        </w:rPr>
        <w:t xml:space="preserve">Omi. </w:t>
      </w:r>
      <w:r w:rsidRPr="00FE6906">
        <w:rPr>
          <w:rFonts w:ascii="Times New Roman" w:eastAsia="Aptos" w:hAnsi="Times New Roman" w:cs="Times New Roman"/>
          <w:i/>
          <w:iCs/>
          <w:sz w:val="18"/>
          <w:szCs w:val="18"/>
          <w:lang w:val="pt-PT"/>
          <w:rPrChange w:id="679" w:author="Prenafeta, Francesc" w:date="2025-01-31T16:39:00Z" w16du:dateUtc="2025-01-31T15:39:00Z">
            <w:rPr>
              <w:rFonts w:ascii="Times New Roman" w:eastAsia="Aptos" w:hAnsi="Times New Roman" w:cs="Times New Roman"/>
              <w:i/>
              <w:iCs/>
              <w:sz w:val="18"/>
              <w:szCs w:val="18"/>
              <w:lang w:val="en-US"/>
            </w:rPr>
          </w:rPrChange>
        </w:rPr>
        <w:t>A J. Integr. Biol</w:t>
      </w:r>
      <w:r w:rsidRPr="00FE6906">
        <w:rPr>
          <w:rFonts w:ascii="Times New Roman" w:eastAsia="Aptos" w:hAnsi="Times New Roman" w:cs="Times New Roman"/>
          <w:sz w:val="18"/>
          <w:szCs w:val="18"/>
          <w:lang w:val="pt-PT"/>
          <w:rPrChange w:id="680" w:author="Prenafeta, Francesc" w:date="2025-01-31T16:39:00Z" w16du:dateUtc="2025-01-31T15:39:00Z">
            <w:rPr>
              <w:rFonts w:ascii="Times New Roman" w:eastAsia="Aptos" w:hAnsi="Times New Roman" w:cs="Times New Roman"/>
              <w:sz w:val="18"/>
              <w:szCs w:val="18"/>
              <w:lang w:val="en-US"/>
            </w:rPr>
          </w:rPrChange>
        </w:rPr>
        <w:t>. 16</w:t>
      </w:r>
      <w:r w:rsidR="00EA7F5F" w:rsidRPr="00FE6906">
        <w:rPr>
          <w:rFonts w:ascii="Times New Roman" w:eastAsia="Aptos" w:hAnsi="Times New Roman" w:cs="Times New Roman"/>
          <w:sz w:val="18"/>
          <w:szCs w:val="18"/>
          <w:lang w:val="pt-PT"/>
          <w:rPrChange w:id="681" w:author="Prenafeta, Francesc" w:date="2025-01-31T16:39:00Z" w16du:dateUtc="2025-01-31T15:39:00Z">
            <w:rPr>
              <w:rFonts w:ascii="Times New Roman" w:eastAsia="Aptos" w:hAnsi="Times New Roman" w:cs="Times New Roman"/>
              <w:sz w:val="18"/>
              <w:szCs w:val="18"/>
              <w:lang w:val="en-US"/>
            </w:rPr>
          </w:rPrChange>
        </w:rPr>
        <w:t xml:space="preserve"> (5)</w:t>
      </w:r>
      <w:r w:rsidRPr="00FE6906">
        <w:rPr>
          <w:rFonts w:ascii="Times New Roman" w:eastAsia="Aptos" w:hAnsi="Times New Roman" w:cs="Times New Roman"/>
          <w:sz w:val="18"/>
          <w:szCs w:val="18"/>
          <w:lang w:val="pt-PT"/>
          <w:rPrChange w:id="682" w:author="Prenafeta, Francesc" w:date="2025-01-31T16:39:00Z" w16du:dateUtc="2025-01-31T15:39:00Z">
            <w:rPr>
              <w:rFonts w:ascii="Times New Roman" w:eastAsia="Aptos" w:hAnsi="Times New Roman" w:cs="Times New Roman"/>
              <w:sz w:val="18"/>
              <w:szCs w:val="18"/>
              <w:lang w:val="en-US"/>
            </w:rPr>
          </w:rPrChange>
        </w:rPr>
        <w:t xml:space="preserve">, 284–287. </w:t>
      </w:r>
      <w:r w:rsidR="00AA383F" w:rsidRPr="00FE6906">
        <w:rPr>
          <w:rFonts w:ascii="Times New Roman" w:eastAsia="Aptos" w:hAnsi="Times New Roman" w:cs="Times New Roman"/>
          <w:sz w:val="18"/>
          <w:szCs w:val="18"/>
          <w:lang w:val="pt-PT"/>
          <w:rPrChange w:id="683" w:author="Prenafeta, Francesc" w:date="2025-01-31T16:39:00Z" w16du:dateUtc="2025-01-31T15:39:00Z">
            <w:rPr>
              <w:rFonts w:ascii="Times New Roman" w:eastAsia="Aptos" w:hAnsi="Times New Roman" w:cs="Times New Roman"/>
              <w:sz w:val="18"/>
              <w:szCs w:val="18"/>
              <w:lang w:val="en-US"/>
            </w:rPr>
          </w:rPrChange>
        </w:rPr>
        <w:t>https://</w:t>
      </w:r>
      <w:r w:rsidRPr="00FE6906">
        <w:rPr>
          <w:rFonts w:ascii="Times New Roman" w:eastAsia="Aptos" w:hAnsi="Times New Roman" w:cs="Times New Roman"/>
          <w:sz w:val="18"/>
          <w:szCs w:val="18"/>
          <w:lang w:val="pt-PT"/>
          <w:rPrChange w:id="684" w:author="Prenafeta, Francesc" w:date="2025-01-31T16:39:00Z" w16du:dateUtc="2025-01-31T15:39:00Z">
            <w:rPr>
              <w:rFonts w:ascii="Times New Roman" w:eastAsia="Aptos" w:hAnsi="Times New Roman" w:cs="Times New Roman"/>
              <w:sz w:val="18"/>
              <w:szCs w:val="18"/>
              <w:lang w:val="en-US"/>
            </w:rPr>
          </w:rPrChange>
        </w:rPr>
        <w:t>doi: 10.1089/omi.2011.0118</w:t>
      </w:r>
      <w:r w:rsidR="00EA7F5F" w:rsidRPr="00FE6906">
        <w:rPr>
          <w:rFonts w:ascii="Times New Roman" w:eastAsia="Aptos" w:hAnsi="Times New Roman" w:cs="Times New Roman"/>
          <w:sz w:val="18"/>
          <w:szCs w:val="18"/>
          <w:lang w:val="pt-PT"/>
          <w:rPrChange w:id="685" w:author="Prenafeta, Francesc" w:date="2025-01-31T16:39:00Z" w16du:dateUtc="2025-01-31T15:39:00Z">
            <w:rPr>
              <w:rFonts w:ascii="Times New Roman" w:eastAsia="Aptos" w:hAnsi="Times New Roman" w:cs="Times New Roman"/>
              <w:sz w:val="18"/>
              <w:szCs w:val="18"/>
              <w:lang w:val="en-US"/>
            </w:rPr>
          </w:rPrChange>
        </w:rPr>
        <w:t>.</w:t>
      </w:r>
    </w:p>
    <w:p w14:paraId="7550B83F" w14:textId="691B5B2C"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FE6906">
        <w:rPr>
          <w:rFonts w:ascii="Times New Roman" w:eastAsia="Aptos" w:hAnsi="Times New Roman" w:cs="Times New Roman"/>
          <w:sz w:val="18"/>
          <w:szCs w:val="18"/>
          <w:lang w:val="pt-PT"/>
          <w:rPrChange w:id="686" w:author="Prenafeta, Francesc" w:date="2025-01-31T16:39:00Z" w16du:dateUtc="2025-01-31T15:39:00Z">
            <w:rPr>
              <w:rFonts w:ascii="Times New Roman" w:eastAsia="Aptos" w:hAnsi="Times New Roman" w:cs="Times New Roman"/>
              <w:sz w:val="18"/>
              <w:szCs w:val="18"/>
              <w:lang w:val="en-US"/>
            </w:rPr>
          </w:rPrChange>
        </w:rPr>
        <w:t>Yu</w:t>
      </w:r>
      <w:r w:rsidR="00EA7F5F" w:rsidRPr="00FE6906">
        <w:rPr>
          <w:rFonts w:ascii="Times New Roman" w:eastAsia="Aptos" w:hAnsi="Times New Roman" w:cs="Times New Roman"/>
          <w:sz w:val="18"/>
          <w:szCs w:val="18"/>
          <w:lang w:val="pt-PT"/>
          <w:rPrChange w:id="687" w:author="Prenafeta, Francesc" w:date="2025-01-31T16:39:00Z" w16du:dateUtc="2025-01-31T15:39:00Z">
            <w:rPr>
              <w:rFonts w:ascii="Times New Roman" w:eastAsia="Aptos" w:hAnsi="Times New Roman" w:cs="Times New Roman"/>
              <w:sz w:val="18"/>
              <w:szCs w:val="18"/>
              <w:lang w:val="en-US"/>
            </w:rPr>
          </w:rPrChange>
        </w:rPr>
        <w:t>,</w:t>
      </w:r>
      <w:r w:rsidRPr="00FE6906">
        <w:rPr>
          <w:rFonts w:ascii="Times New Roman" w:eastAsia="Aptos" w:hAnsi="Times New Roman" w:cs="Times New Roman"/>
          <w:sz w:val="18"/>
          <w:szCs w:val="18"/>
          <w:lang w:val="pt-PT"/>
          <w:rPrChange w:id="688" w:author="Prenafeta, Francesc" w:date="2025-01-31T16:39:00Z" w16du:dateUtc="2025-01-31T15:39:00Z">
            <w:rPr>
              <w:rFonts w:ascii="Times New Roman" w:eastAsia="Aptos" w:hAnsi="Times New Roman" w:cs="Times New Roman"/>
              <w:sz w:val="18"/>
              <w:szCs w:val="18"/>
              <w:lang w:val="en-US"/>
            </w:rPr>
          </w:rPrChange>
        </w:rPr>
        <w:t xml:space="preserve"> Y</w:t>
      </w:r>
      <w:r w:rsidR="00EA7F5F" w:rsidRPr="00FE6906">
        <w:rPr>
          <w:rFonts w:ascii="Times New Roman" w:eastAsia="Aptos" w:hAnsi="Times New Roman" w:cs="Times New Roman"/>
          <w:sz w:val="18"/>
          <w:szCs w:val="18"/>
          <w:lang w:val="pt-PT"/>
          <w:rPrChange w:id="689" w:author="Prenafeta, Francesc" w:date="2025-01-31T16:39:00Z" w16du:dateUtc="2025-01-31T15:39:00Z">
            <w:rPr>
              <w:rFonts w:ascii="Times New Roman" w:eastAsia="Aptos" w:hAnsi="Times New Roman" w:cs="Times New Roman"/>
              <w:sz w:val="18"/>
              <w:szCs w:val="18"/>
              <w:lang w:val="en-US"/>
            </w:rPr>
          </w:rPrChange>
        </w:rPr>
        <w:t>.</w:t>
      </w:r>
      <w:r w:rsidRPr="00FE6906">
        <w:rPr>
          <w:rFonts w:ascii="Times New Roman" w:eastAsia="Aptos" w:hAnsi="Times New Roman" w:cs="Times New Roman"/>
          <w:sz w:val="18"/>
          <w:szCs w:val="18"/>
          <w:lang w:val="pt-PT"/>
          <w:rPrChange w:id="690" w:author="Prenafeta, Francesc" w:date="2025-01-31T16:39:00Z" w16du:dateUtc="2025-01-31T15:39:00Z">
            <w:rPr>
              <w:rFonts w:ascii="Times New Roman" w:eastAsia="Aptos" w:hAnsi="Times New Roman" w:cs="Times New Roman"/>
              <w:sz w:val="18"/>
              <w:szCs w:val="18"/>
              <w:lang w:val="en-US"/>
            </w:rPr>
          </w:rPrChange>
        </w:rPr>
        <w:t>, Teng</w:t>
      </w:r>
      <w:r w:rsidR="00EA7F5F" w:rsidRPr="00FE6906">
        <w:rPr>
          <w:rFonts w:ascii="Times New Roman" w:eastAsia="Aptos" w:hAnsi="Times New Roman" w:cs="Times New Roman"/>
          <w:sz w:val="18"/>
          <w:szCs w:val="18"/>
          <w:lang w:val="pt-PT"/>
          <w:rPrChange w:id="691" w:author="Prenafeta, Francesc" w:date="2025-01-31T16:39:00Z" w16du:dateUtc="2025-01-31T15:39:00Z">
            <w:rPr>
              <w:rFonts w:ascii="Times New Roman" w:eastAsia="Aptos" w:hAnsi="Times New Roman" w:cs="Times New Roman"/>
              <w:sz w:val="18"/>
              <w:szCs w:val="18"/>
              <w:lang w:val="en-US"/>
            </w:rPr>
          </w:rPrChange>
        </w:rPr>
        <w:t>,</w:t>
      </w:r>
      <w:r w:rsidRPr="00FE6906">
        <w:rPr>
          <w:rFonts w:ascii="Times New Roman" w:eastAsia="Aptos" w:hAnsi="Times New Roman" w:cs="Times New Roman"/>
          <w:sz w:val="18"/>
          <w:szCs w:val="18"/>
          <w:lang w:val="pt-PT"/>
          <w:rPrChange w:id="692" w:author="Prenafeta, Francesc" w:date="2025-01-31T16:39:00Z" w16du:dateUtc="2025-01-31T15:39:00Z">
            <w:rPr>
              <w:rFonts w:ascii="Times New Roman" w:eastAsia="Aptos" w:hAnsi="Times New Roman" w:cs="Times New Roman"/>
              <w:sz w:val="18"/>
              <w:szCs w:val="18"/>
              <w:lang w:val="en-US"/>
            </w:rPr>
          </w:rPrChange>
        </w:rPr>
        <w:t xml:space="preserve"> Z</w:t>
      </w:r>
      <w:r w:rsidR="00EA7F5F" w:rsidRPr="00FE6906">
        <w:rPr>
          <w:rFonts w:ascii="Times New Roman" w:eastAsia="Aptos" w:hAnsi="Times New Roman" w:cs="Times New Roman"/>
          <w:sz w:val="18"/>
          <w:szCs w:val="18"/>
          <w:lang w:val="pt-PT"/>
          <w:rPrChange w:id="693" w:author="Prenafeta, Francesc" w:date="2025-01-31T16:39:00Z" w16du:dateUtc="2025-01-31T15:39:00Z">
            <w:rPr>
              <w:rFonts w:ascii="Times New Roman" w:eastAsia="Aptos" w:hAnsi="Times New Roman" w:cs="Times New Roman"/>
              <w:sz w:val="18"/>
              <w:szCs w:val="18"/>
              <w:lang w:val="en-US"/>
            </w:rPr>
          </w:rPrChange>
        </w:rPr>
        <w:t>.</w:t>
      </w:r>
      <w:r w:rsidRPr="00FE6906">
        <w:rPr>
          <w:rFonts w:ascii="Times New Roman" w:eastAsia="Aptos" w:hAnsi="Times New Roman" w:cs="Times New Roman"/>
          <w:sz w:val="18"/>
          <w:szCs w:val="18"/>
          <w:lang w:val="pt-PT"/>
          <w:rPrChange w:id="694" w:author="Prenafeta, Francesc" w:date="2025-01-31T16:39:00Z" w16du:dateUtc="2025-01-31T15:39:00Z">
            <w:rPr>
              <w:rFonts w:ascii="Times New Roman" w:eastAsia="Aptos" w:hAnsi="Times New Roman" w:cs="Times New Roman"/>
              <w:sz w:val="18"/>
              <w:szCs w:val="18"/>
              <w:lang w:val="en-US"/>
            </w:rPr>
          </w:rPrChange>
        </w:rPr>
        <w:t>, Mou</w:t>
      </w:r>
      <w:r w:rsidR="00EA7F5F" w:rsidRPr="00FE6906">
        <w:rPr>
          <w:rFonts w:ascii="Times New Roman" w:eastAsia="Aptos" w:hAnsi="Times New Roman" w:cs="Times New Roman"/>
          <w:sz w:val="18"/>
          <w:szCs w:val="18"/>
          <w:lang w:val="pt-PT"/>
          <w:rPrChange w:id="695" w:author="Prenafeta, Francesc" w:date="2025-01-31T16:39:00Z" w16du:dateUtc="2025-01-31T15:39:00Z">
            <w:rPr>
              <w:rFonts w:ascii="Times New Roman" w:eastAsia="Aptos" w:hAnsi="Times New Roman" w:cs="Times New Roman"/>
              <w:sz w:val="18"/>
              <w:szCs w:val="18"/>
              <w:lang w:val="en-US"/>
            </w:rPr>
          </w:rPrChange>
        </w:rPr>
        <w:t>,</w:t>
      </w:r>
      <w:r w:rsidRPr="00FE6906">
        <w:rPr>
          <w:rFonts w:ascii="Times New Roman" w:eastAsia="Aptos" w:hAnsi="Times New Roman" w:cs="Times New Roman"/>
          <w:sz w:val="18"/>
          <w:szCs w:val="18"/>
          <w:lang w:val="pt-PT"/>
          <w:rPrChange w:id="696" w:author="Prenafeta, Francesc" w:date="2025-01-31T16:39:00Z" w16du:dateUtc="2025-01-31T15:39:00Z">
            <w:rPr>
              <w:rFonts w:ascii="Times New Roman" w:eastAsia="Aptos" w:hAnsi="Times New Roman" w:cs="Times New Roman"/>
              <w:sz w:val="18"/>
              <w:szCs w:val="18"/>
              <w:lang w:val="en-US"/>
            </w:rPr>
          </w:rPrChange>
        </w:rPr>
        <w:t xml:space="preserve"> Z</w:t>
      </w:r>
      <w:r w:rsidR="00EA7F5F" w:rsidRPr="00FE6906">
        <w:rPr>
          <w:rFonts w:ascii="Times New Roman" w:eastAsia="Aptos" w:hAnsi="Times New Roman" w:cs="Times New Roman"/>
          <w:sz w:val="18"/>
          <w:szCs w:val="18"/>
          <w:lang w:val="pt-PT"/>
          <w:rPrChange w:id="697" w:author="Prenafeta, Francesc" w:date="2025-01-31T16:39:00Z" w16du:dateUtc="2025-01-31T15:39:00Z">
            <w:rPr>
              <w:rFonts w:ascii="Times New Roman" w:eastAsia="Aptos" w:hAnsi="Times New Roman" w:cs="Times New Roman"/>
              <w:sz w:val="18"/>
              <w:szCs w:val="18"/>
              <w:lang w:val="en-US"/>
            </w:rPr>
          </w:rPrChange>
        </w:rPr>
        <w:t>.</w:t>
      </w:r>
      <w:r w:rsidRPr="00FE6906">
        <w:rPr>
          <w:rFonts w:ascii="Times New Roman" w:eastAsia="Aptos" w:hAnsi="Times New Roman" w:cs="Times New Roman"/>
          <w:sz w:val="18"/>
          <w:szCs w:val="18"/>
          <w:lang w:val="pt-PT"/>
          <w:rPrChange w:id="698" w:author="Prenafeta, Francesc" w:date="2025-01-31T16:39:00Z" w16du:dateUtc="2025-01-31T15:39:00Z">
            <w:rPr>
              <w:rFonts w:ascii="Times New Roman" w:eastAsia="Aptos" w:hAnsi="Times New Roman" w:cs="Times New Roman"/>
              <w:sz w:val="18"/>
              <w:szCs w:val="18"/>
              <w:lang w:val="en-US"/>
            </w:rPr>
          </w:rPrChange>
        </w:rPr>
        <w:t xml:space="preserve">, </w:t>
      </w:r>
      <w:r w:rsidR="00EA7F5F" w:rsidRPr="00FE6906">
        <w:rPr>
          <w:rFonts w:ascii="Times New Roman" w:eastAsia="Aptos" w:hAnsi="Times New Roman" w:cs="Times New Roman"/>
          <w:sz w:val="18"/>
          <w:szCs w:val="18"/>
          <w:lang w:val="pt-PT"/>
          <w:rPrChange w:id="699" w:author="Prenafeta, Francesc" w:date="2025-01-31T16:39:00Z" w16du:dateUtc="2025-01-31T15:39:00Z">
            <w:rPr>
              <w:rFonts w:ascii="Times New Roman" w:eastAsia="Aptos" w:hAnsi="Times New Roman" w:cs="Times New Roman"/>
              <w:sz w:val="18"/>
              <w:szCs w:val="18"/>
              <w:lang w:val="en-US"/>
            </w:rPr>
          </w:rPrChange>
        </w:rPr>
        <w:t xml:space="preserve">Lv, Y., Li, T., Chen, S., Zhao, D., Zhao, Z., </w:t>
      </w:r>
      <w:r w:rsidRPr="00FE6906">
        <w:rPr>
          <w:rFonts w:ascii="Times New Roman" w:eastAsia="Aptos" w:hAnsi="Times New Roman" w:cs="Times New Roman"/>
          <w:sz w:val="18"/>
          <w:szCs w:val="18"/>
          <w:lang w:val="pt-PT"/>
          <w:rPrChange w:id="700" w:author="Prenafeta, Francesc" w:date="2025-01-31T16:39:00Z" w16du:dateUtc="2025-01-31T15:39:00Z">
            <w:rPr>
              <w:rFonts w:ascii="Times New Roman" w:eastAsia="Aptos" w:hAnsi="Times New Roman" w:cs="Times New Roman"/>
              <w:sz w:val="18"/>
              <w:szCs w:val="18"/>
              <w:lang w:val="en-US"/>
            </w:rPr>
          </w:rPrChange>
        </w:rPr>
        <w:t xml:space="preserve">2021. </w:t>
      </w:r>
      <w:r w:rsidRPr="00CD2636">
        <w:rPr>
          <w:rFonts w:ascii="Times New Roman" w:eastAsia="Aptos" w:hAnsi="Times New Roman" w:cs="Times New Roman"/>
          <w:sz w:val="18"/>
          <w:szCs w:val="18"/>
          <w:lang w:val="en-US"/>
        </w:rPr>
        <w:t xml:space="preserve">Melatonin confers heavy metal-induced tolerance by alleviating oxidative stress and reducing the heavy metal accumulation in </w:t>
      </w:r>
      <w:r w:rsidRPr="00CD2636">
        <w:rPr>
          <w:rFonts w:ascii="Times New Roman" w:eastAsia="Aptos" w:hAnsi="Times New Roman" w:cs="Times New Roman"/>
          <w:i/>
          <w:iCs/>
          <w:sz w:val="18"/>
          <w:szCs w:val="18"/>
          <w:lang w:val="en-US"/>
        </w:rPr>
        <w:t>Exophiala pisciphila</w:t>
      </w:r>
      <w:r w:rsidRPr="00CD2636">
        <w:rPr>
          <w:rFonts w:ascii="Times New Roman" w:eastAsia="Aptos" w:hAnsi="Times New Roman" w:cs="Times New Roman"/>
          <w:sz w:val="18"/>
          <w:szCs w:val="18"/>
          <w:lang w:val="en-US"/>
        </w:rPr>
        <w:t xml:space="preserve">, a dark septate endophyte (DSE). BMC </w:t>
      </w:r>
      <w:r w:rsidR="00EA7F5F">
        <w:rPr>
          <w:rFonts w:ascii="Times New Roman" w:eastAsia="Aptos" w:hAnsi="Times New Roman" w:cs="Times New Roman"/>
          <w:sz w:val="18"/>
          <w:szCs w:val="18"/>
          <w:lang w:val="en-US"/>
        </w:rPr>
        <w:t>m</w:t>
      </w:r>
      <w:r w:rsidRPr="00CD2636">
        <w:rPr>
          <w:rFonts w:ascii="Times New Roman" w:eastAsia="Aptos" w:hAnsi="Times New Roman" w:cs="Times New Roman"/>
          <w:sz w:val="18"/>
          <w:szCs w:val="18"/>
          <w:lang w:val="en-US"/>
        </w:rPr>
        <w:t>icrobiol</w:t>
      </w:r>
      <w:r w:rsidR="00EA7F5F">
        <w:rPr>
          <w:rFonts w:ascii="Times New Roman" w:eastAsia="Aptos" w:hAnsi="Times New Roman" w:cs="Times New Roman"/>
          <w:sz w:val="18"/>
          <w:szCs w:val="18"/>
          <w:lang w:val="en-US"/>
        </w:rPr>
        <w:t>ogy</w:t>
      </w:r>
      <w:r w:rsidRPr="00CD2636">
        <w:rPr>
          <w:rFonts w:ascii="Times New Roman" w:eastAsia="Aptos" w:hAnsi="Times New Roman" w:cs="Times New Roman"/>
          <w:sz w:val="18"/>
          <w:szCs w:val="18"/>
          <w:lang w:val="en-US"/>
        </w:rPr>
        <w:t>. 21</w:t>
      </w:r>
      <w:r w:rsidR="00BA35CE">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(1)</w:t>
      </w:r>
      <w:r w:rsidR="00EA7F5F">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 xml:space="preserve">40.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doi:10.1186/s12866-021-02098-1</w:t>
      </w:r>
      <w:r w:rsidR="00BA35CE">
        <w:rPr>
          <w:rFonts w:ascii="Times New Roman" w:eastAsia="Aptos" w:hAnsi="Times New Roman" w:cs="Times New Roman"/>
          <w:sz w:val="18"/>
          <w:szCs w:val="18"/>
          <w:lang w:val="en-US"/>
        </w:rPr>
        <w:t>.</w:t>
      </w:r>
    </w:p>
    <w:p w14:paraId="34B942DF" w14:textId="0B5FA0FC"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Zhang, Y., Zhang, Y., Liu, M., Shi, X. Zhao, Z.</w:t>
      </w:r>
      <w:r w:rsidR="00EA7F5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2008</w:t>
      </w:r>
      <w:r w:rsidR="00EA7F5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Dark septate endophyte (DSE) fungi isolated from metal polluted soils: Their taxonomic position, tolerance, and accumulation of heavy metals </w:t>
      </w:r>
      <w:r w:rsidR="00EA7F5F">
        <w:rPr>
          <w:rFonts w:ascii="Times New Roman" w:eastAsia="Aptos" w:hAnsi="Times New Roman" w:cs="Times New Roman"/>
          <w:i/>
          <w:iCs/>
          <w:sz w:val="18"/>
          <w:szCs w:val="18"/>
          <w:lang w:val="en-US"/>
        </w:rPr>
        <w:t>i</w:t>
      </w:r>
      <w:r w:rsidRPr="00CD2636">
        <w:rPr>
          <w:rFonts w:ascii="Times New Roman" w:eastAsia="Aptos" w:hAnsi="Times New Roman" w:cs="Times New Roman"/>
          <w:i/>
          <w:iCs/>
          <w:sz w:val="18"/>
          <w:szCs w:val="18"/>
          <w:lang w:val="en-US"/>
        </w:rPr>
        <w:t xml:space="preserve">n </w:t>
      </w:r>
      <w:r w:rsidR="00EA7F5F">
        <w:rPr>
          <w:rFonts w:ascii="Times New Roman" w:eastAsia="Aptos" w:hAnsi="Times New Roman" w:cs="Times New Roman"/>
          <w:i/>
          <w:iCs/>
          <w:sz w:val="18"/>
          <w:szCs w:val="18"/>
          <w:lang w:val="en-US"/>
        </w:rPr>
        <w:t>v</w:t>
      </w:r>
      <w:r w:rsidRPr="00CD2636">
        <w:rPr>
          <w:rFonts w:ascii="Times New Roman" w:eastAsia="Aptos" w:hAnsi="Times New Roman" w:cs="Times New Roman"/>
          <w:i/>
          <w:iCs/>
          <w:sz w:val="18"/>
          <w:szCs w:val="18"/>
          <w:lang w:val="en-US"/>
        </w:rPr>
        <w:t>itro</w:t>
      </w:r>
      <w:r w:rsidRPr="00CD2636">
        <w:rPr>
          <w:rFonts w:ascii="Times New Roman" w:eastAsia="Aptos" w:hAnsi="Times New Roman" w:cs="Times New Roman"/>
          <w:sz w:val="18"/>
          <w:szCs w:val="18"/>
          <w:lang w:val="en-US"/>
        </w:rPr>
        <w:t>. The Journal of Microbiology. 46</w:t>
      </w:r>
      <w:r w:rsidR="00EA7F5F">
        <w:rPr>
          <w:rFonts w:ascii="Times New Roman" w:eastAsia="Aptos" w:hAnsi="Times New Roman" w:cs="Times New Roman"/>
          <w:sz w:val="18"/>
          <w:szCs w:val="18"/>
          <w:lang w:val="en-US"/>
        </w:rPr>
        <w:t xml:space="preserve"> (6)</w:t>
      </w:r>
      <w:r w:rsidRPr="00CD2636">
        <w:rPr>
          <w:rFonts w:ascii="Times New Roman" w:eastAsia="Aptos" w:hAnsi="Times New Roman" w:cs="Times New Roman"/>
          <w:sz w:val="18"/>
          <w:szCs w:val="18"/>
          <w:lang w:val="en-US"/>
        </w:rPr>
        <w:t>, 624-632.</w:t>
      </w:r>
      <w:r w:rsidR="00EA7F5F">
        <w:rPr>
          <w:rFonts w:ascii="Times New Roman" w:eastAsia="Aptos" w:hAnsi="Times New Roman" w:cs="Times New Roman"/>
          <w:sz w:val="18"/>
          <w:szCs w:val="18"/>
          <w:lang w:val="en-US"/>
        </w:rPr>
        <w:t xml:space="preserve"> </w:t>
      </w:r>
      <w:r w:rsidR="00EA7F5F" w:rsidRPr="00EA7F5F">
        <w:rPr>
          <w:rFonts w:ascii="Times New Roman" w:eastAsia="Aptos" w:hAnsi="Times New Roman" w:cs="Times New Roman"/>
          <w:sz w:val="18"/>
          <w:szCs w:val="18"/>
          <w:lang w:val="en-US"/>
        </w:rPr>
        <w:t>https://doi.org/10.1007/s12275-008-0163-6.</w:t>
      </w:r>
    </w:p>
    <w:p w14:paraId="424733C3" w14:textId="2F09CA8F"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Zhan, F., He, Y., Yang, Y., Li, Y., Li, T., and Zhao, Z.</w:t>
      </w:r>
      <w:r w:rsidR="00EA7F5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2016. Effects of tricyclazole on cadmium tolerance and accumulation characteristics of a dark septate endophyte (DSE), </w:t>
      </w:r>
      <w:r w:rsidRPr="00CD2636">
        <w:rPr>
          <w:rFonts w:ascii="Times New Roman" w:eastAsia="Aptos" w:hAnsi="Times New Roman" w:cs="Times New Roman"/>
          <w:i/>
          <w:iCs/>
          <w:sz w:val="18"/>
          <w:szCs w:val="18"/>
          <w:lang w:val="en-US"/>
        </w:rPr>
        <w:t>Exophiala pisciphila</w:t>
      </w:r>
      <w:r w:rsidRPr="00CD2636">
        <w:rPr>
          <w:rFonts w:ascii="Times New Roman" w:eastAsia="Aptos" w:hAnsi="Times New Roman" w:cs="Times New Roman"/>
          <w:sz w:val="18"/>
          <w:szCs w:val="18"/>
          <w:lang w:val="en-US"/>
        </w:rPr>
        <w:t>. Bull. Environ. Contam. Toxicol. 96</w:t>
      </w:r>
      <w:r w:rsidR="00EA7F5F">
        <w:rPr>
          <w:rFonts w:ascii="Times New Roman" w:eastAsia="Aptos" w:hAnsi="Times New Roman" w:cs="Times New Roman"/>
          <w:sz w:val="18"/>
          <w:szCs w:val="18"/>
          <w:lang w:val="en-US"/>
        </w:rPr>
        <w:t xml:space="preserve"> (2)</w:t>
      </w:r>
      <w:r w:rsidRPr="00CD2636">
        <w:rPr>
          <w:rFonts w:ascii="Times New Roman" w:eastAsia="Aptos" w:hAnsi="Times New Roman" w:cs="Times New Roman"/>
          <w:sz w:val="18"/>
          <w:szCs w:val="18"/>
          <w:lang w:val="en-US"/>
        </w:rPr>
        <w:t xml:space="preserve">, 235–241.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10.1007/s00128-015-1676-4.</w:t>
      </w:r>
    </w:p>
    <w:p w14:paraId="40999602" w14:textId="51AE4588" w:rsidR="00CD2636" w:rsidRPr="00FE690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nl-BE"/>
          <w:rPrChange w:id="701" w:author="Prenafeta, Francesc" w:date="2025-01-31T16:39:00Z" w16du:dateUtc="2025-01-31T15:39:00Z">
            <w:rPr>
              <w:rFonts w:ascii="Times New Roman" w:eastAsia="Aptos" w:hAnsi="Times New Roman" w:cs="Times New Roman"/>
              <w:sz w:val="18"/>
              <w:szCs w:val="18"/>
              <w:lang w:val="en-US"/>
            </w:rPr>
          </w:rPrChange>
        </w:rPr>
      </w:pPr>
      <w:r w:rsidRPr="00CD2636">
        <w:rPr>
          <w:rFonts w:ascii="Times New Roman" w:eastAsia="Aptos" w:hAnsi="Times New Roman" w:cs="Times New Roman"/>
          <w:sz w:val="18"/>
          <w:szCs w:val="18"/>
          <w:lang w:val="en-US"/>
        </w:rPr>
        <w:t>Zhan, F., He, Y., Zu, Y., Li, T., and Zhao, Z.</w:t>
      </w:r>
      <w:r w:rsidR="00EA7F5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2011. Characterization of melanin isolated from a dark septate endophyte (DSE), </w:t>
      </w:r>
      <w:r w:rsidRPr="00CD2636">
        <w:rPr>
          <w:rFonts w:ascii="Times New Roman" w:eastAsia="Aptos" w:hAnsi="Times New Roman" w:cs="Times New Roman"/>
          <w:i/>
          <w:iCs/>
          <w:sz w:val="18"/>
          <w:szCs w:val="18"/>
          <w:lang w:val="en-US"/>
        </w:rPr>
        <w:t>Exophiala pisciphila</w:t>
      </w:r>
      <w:r w:rsidRPr="00CD2636">
        <w:rPr>
          <w:rFonts w:ascii="Times New Roman" w:eastAsia="Aptos" w:hAnsi="Times New Roman" w:cs="Times New Roman"/>
          <w:sz w:val="18"/>
          <w:szCs w:val="18"/>
          <w:lang w:val="en-US"/>
        </w:rPr>
        <w:t xml:space="preserve">. </w:t>
      </w:r>
      <w:r w:rsidRPr="00FE6906">
        <w:rPr>
          <w:rFonts w:ascii="Times New Roman" w:eastAsia="Aptos" w:hAnsi="Times New Roman" w:cs="Times New Roman"/>
          <w:sz w:val="18"/>
          <w:szCs w:val="18"/>
          <w:lang w:val="nl-BE"/>
          <w:rPrChange w:id="702" w:author="Prenafeta, Francesc" w:date="2025-01-31T16:39:00Z" w16du:dateUtc="2025-01-31T15:39:00Z">
            <w:rPr>
              <w:rFonts w:ascii="Times New Roman" w:eastAsia="Aptos" w:hAnsi="Times New Roman" w:cs="Times New Roman"/>
              <w:sz w:val="18"/>
              <w:szCs w:val="18"/>
              <w:lang w:val="en-US"/>
            </w:rPr>
          </w:rPrChange>
        </w:rPr>
        <w:t xml:space="preserve">World J. </w:t>
      </w:r>
      <w:proofErr w:type="spellStart"/>
      <w:r w:rsidRPr="00FE6906">
        <w:rPr>
          <w:rFonts w:ascii="Times New Roman" w:eastAsia="Aptos" w:hAnsi="Times New Roman" w:cs="Times New Roman"/>
          <w:sz w:val="18"/>
          <w:szCs w:val="18"/>
          <w:lang w:val="nl-BE"/>
          <w:rPrChange w:id="703" w:author="Prenafeta, Francesc" w:date="2025-01-31T16:39:00Z" w16du:dateUtc="2025-01-31T15:39:00Z">
            <w:rPr>
              <w:rFonts w:ascii="Times New Roman" w:eastAsia="Aptos" w:hAnsi="Times New Roman" w:cs="Times New Roman"/>
              <w:sz w:val="18"/>
              <w:szCs w:val="18"/>
              <w:lang w:val="en-US"/>
            </w:rPr>
          </w:rPrChange>
        </w:rPr>
        <w:t>Microbiol</w:t>
      </w:r>
      <w:proofErr w:type="spellEnd"/>
      <w:r w:rsidRPr="00FE6906">
        <w:rPr>
          <w:rFonts w:ascii="Times New Roman" w:eastAsia="Aptos" w:hAnsi="Times New Roman" w:cs="Times New Roman"/>
          <w:sz w:val="18"/>
          <w:szCs w:val="18"/>
          <w:lang w:val="nl-BE"/>
          <w:rPrChange w:id="704" w:author="Prenafeta, Francesc" w:date="2025-01-31T16:39:00Z" w16du:dateUtc="2025-01-31T15:39:00Z">
            <w:rPr>
              <w:rFonts w:ascii="Times New Roman" w:eastAsia="Aptos" w:hAnsi="Times New Roman" w:cs="Times New Roman"/>
              <w:sz w:val="18"/>
              <w:szCs w:val="18"/>
              <w:lang w:val="en-US"/>
            </w:rPr>
          </w:rPrChange>
        </w:rPr>
        <w:t xml:space="preserve">. </w:t>
      </w:r>
      <w:proofErr w:type="spellStart"/>
      <w:r w:rsidRPr="00FE6906">
        <w:rPr>
          <w:rFonts w:ascii="Times New Roman" w:eastAsia="Aptos" w:hAnsi="Times New Roman" w:cs="Times New Roman"/>
          <w:sz w:val="18"/>
          <w:szCs w:val="18"/>
          <w:lang w:val="nl-BE"/>
          <w:rPrChange w:id="705" w:author="Prenafeta, Francesc" w:date="2025-01-31T16:39:00Z" w16du:dateUtc="2025-01-31T15:39:00Z">
            <w:rPr>
              <w:rFonts w:ascii="Times New Roman" w:eastAsia="Aptos" w:hAnsi="Times New Roman" w:cs="Times New Roman"/>
              <w:sz w:val="18"/>
              <w:szCs w:val="18"/>
              <w:lang w:val="en-US"/>
            </w:rPr>
          </w:rPrChange>
        </w:rPr>
        <w:t>Biotechnol</w:t>
      </w:r>
      <w:proofErr w:type="spellEnd"/>
      <w:r w:rsidRPr="00FE6906">
        <w:rPr>
          <w:rFonts w:ascii="Times New Roman" w:eastAsia="Aptos" w:hAnsi="Times New Roman" w:cs="Times New Roman"/>
          <w:i/>
          <w:iCs/>
          <w:sz w:val="18"/>
          <w:szCs w:val="18"/>
          <w:lang w:val="nl-BE"/>
          <w:rPrChange w:id="706" w:author="Prenafeta, Francesc" w:date="2025-01-31T16:39:00Z" w16du:dateUtc="2025-01-31T15:39:00Z">
            <w:rPr>
              <w:rFonts w:ascii="Times New Roman" w:eastAsia="Aptos" w:hAnsi="Times New Roman" w:cs="Times New Roman"/>
              <w:i/>
              <w:iCs/>
              <w:sz w:val="18"/>
              <w:szCs w:val="18"/>
              <w:lang w:val="en-US"/>
            </w:rPr>
          </w:rPrChange>
        </w:rPr>
        <w:t>.</w:t>
      </w:r>
      <w:r w:rsidRPr="00FE6906">
        <w:rPr>
          <w:rFonts w:ascii="Times New Roman" w:eastAsia="Aptos" w:hAnsi="Times New Roman" w:cs="Times New Roman"/>
          <w:sz w:val="18"/>
          <w:szCs w:val="18"/>
          <w:lang w:val="nl-BE"/>
          <w:rPrChange w:id="707" w:author="Prenafeta, Francesc" w:date="2025-01-31T16:39:00Z" w16du:dateUtc="2025-01-31T15:39:00Z">
            <w:rPr>
              <w:rFonts w:ascii="Times New Roman" w:eastAsia="Aptos" w:hAnsi="Times New Roman" w:cs="Times New Roman"/>
              <w:sz w:val="18"/>
              <w:szCs w:val="18"/>
              <w:lang w:val="en-US"/>
            </w:rPr>
          </w:rPrChange>
        </w:rPr>
        <w:t xml:space="preserve"> 27</w:t>
      </w:r>
      <w:r w:rsidR="00EA7F5F" w:rsidRPr="00FE6906">
        <w:rPr>
          <w:rFonts w:ascii="Times New Roman" w:eastAsia="Aptos" w:hAnsi="Times New Roman" w:cs="Times New Roman"/>
          <w:sz w:val="18"/>
          <w:szCs w:val="18"/>
          <w:lang w:val="nl-BE"/>
          <w:rPrChange w:id="708" w:author="Prenafeta, Francesc" w:date="2025-01-31T16:39:00Z" w16du:dateUtc="2025-01-31T15:39:00Z">
            <w:rPr>
              <w:rFonts w:ascii="Times New Roman" w:eastAsia="Aptos" w:hAnsi="Times New Roman" w:cs="Times New Roman"/>
              <w:sz w:val="18"/>
              <w:szCs w:val="18"/>
              <w:lang w:val="en-US"/>
            </w:rPr>
          </w:rPrChange>
        </w:rPr>
        <w:t xml:space="preserve"> (10)</w:t>
      </w:r>
      <w:r w:rsidRPr="00FE6906">
        <w:rPr>
          <w:rFonts w:ascii="Times New Roman" w:eastAsia="Aptos" w:hAnsi="Times New Roman" w:cs="Times New Roman"/>
          <w:sz w:val="18"/>
          <w:szCs w:val="18"/>
          <w:lang w:val="nl-BE"/>
          <w:rPrChange w:id="709" w:author="Prenafeta, Francesc" w:date="2025-01-31T16:39:00Z" w16du:dateUtc="2025-01-31T15:39:00Z">
            <w:rPr>
              <w:rFonts w:ascii="Times New Roman" w:eastAsia="Aptos" w:hAnsi="Times New Roman" w:cs="Times New Roman"/>
              <w:sz w:val="18"/>
              <w:szCs w:val="18"/>
              <w:lang w:val="en-US"/>
            </w:rPr>
          </w:rPrChange>
        </w:rPr>
        <w:t xml:space="preserve">, 2483–2489. </w:t>
      </w:r>
      <w:proofErr w:type="gramStart"/>
      <w:r w:rsidR="00AA383F" w:rsidRPr="00FE6906">
        <w:rPr>
          <w:rFonts w:ascii="Times New Roman" w:eastAsia="Aptos" w:hAnsi="Times New Roman" w:cs="Times New Roman"/>
          <w:sz w:val="18"/>
          <w:szCs w:val="18"/>
          <w:lang w:val="nl-BE"/>
          <w:rPrChange w:id="710" w:author="Prenafeta, Francesc" w:date="2025-01-31T16:39:00Z" w16du:dateUtc="2025-01-31T15:39:00Z">
            <w:rPr>
              <w:rFonts w:ascii="Times New Roman" w:eastAsia="Aptos" w:hAnsi="Times New Roman" w:cs="Times New Roman"/>
              <w:sz w:val="18"/>
              <w:szCs w:val="18"/>
              <w:lang w:val="en-US"/>
            </w:rPr>
          </w:rPrChange>
        </w:rPr>
        <w:t>https://</w:t>
      </w:r>
      <w:r w:rsidRPr="00FE6906">
        <w:rPr>
          <w:rFonts w:ascii="Times New Roman" w:eastAsia="Aptos" w:hAnsi="Times New Roman" w:cs="Times New Roman"/>
          <w:sz w:val="18"/>
          <w:szCs w:val="18"/>
          <w:lang w:val="nl-BE"/>
          <w:rPrChange w:id="711" w:author="Prenafeta, Francesc" w:date="2025-01-31T16:39:00Z" w16du:dateUtc="2025-01-31T15:39:00Z">
            <w:rPr>
              <w:rFonts w:ascii="Times New Roman" w:eastAsia="Aptos" w:hAnsi="Times New Roman" w:cs="Times New Roman"/>
              <w:sz w:val="18"/>
              <w:szCs w:val="18"/>
              <w:lang w:val="en-US"/>
            </w:rPr>
          </w:rPrChange>
        </w:rPr>
        <w:t>doi</w:t>
      </w:r>
      <w:proofErr w:type="gramEnd"/>
      <w:r w:rsidRPr="00FE6906">
        <w:rPr>
          <w:rFonts w:ascii="Times New Roman" w:eastAsia="Aptos" w:hAnsi="Times New Roman" w:cs="Times New Roman"/>
          <w:sz w:val="18"/>
          <w:szCs w:val="18"/>
          <w:lang w:val="nl-BE"/>
          <w:rPrChange w:id="712" w:author="Prenafeta, Francesc" w:date="2025-01-31T16:39:00Z" w16du:dateUtc="2025-01-31T15:39:00Z">
            <w:rPr>
              <w:rFonts w:ascii="Times New Roman" w:eastAsia="Aptos" w:hAnsi="Times New Roman" w:cs="Times New Roman"/>
              <w:sz w:val="18"/>
              <w:szCs w:val="18"/>
              <w:lang w:val="en-US"/>
            </w:rPr>
          </w:rPrChange>
        </w:rPr>
        <w:t>: 10.1007/s11274-011-0712-8.</w:t>
      </w:r>
    </w:p>
    <w:p w14:paraId="5F1CA038" w14:textId="46A7B8A0"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proofErr w:type="spellStart"/>
      <w:r w:rsidRPr="00FE6906">
        <w:rPr>
          <w:rFonts w:ascii="Times New Roman" w:eastAsia="Aptos" w:hAnsi="Times New Roman" w:cs="Times New Roman"/>
          <w:sz w:val="18"/>
          <w:szCs w:val="18"/>
          <w:lang w:val="nl-BE"/>
          <w:rPrChange w:id="713" w:author="Prenafeta, Francesc" w:date="2025-01-31T16:39:00Z" w16du:dateUtc="2025-01-31T15:39:00Z">
            <w:rPr>
              <w:rFonts w:ascii="Times New Roman" w:eastAsia="Aptos" w:hAnsi="Times New Roman" w:cs="Times New Roman"/>
              <w:sz w:val="18"/>
              <w:szCs w:val="18"/>
              <w:lang w:val="en-US"/>
            </w:rPr>
          </w:rPrChange>
        </w:rPr>
        <w:t>Zhao</w:t>
      </w:r>
      <w:proofErr w:type="spellEnd"/>
      <w:r w:rsidRPr="00FE6906">
        <w:rPr>
          <w:rFonts w:ascii="Times New Roman" w:eastAsia="Aptos" w:hAnsi="Times New Roman" w:cs="Times New Roman"/>
          <w:sz w:val="18"/>
          <w:szCs w:val="18"/>
          <w:lang w:val="nl-BE"/>
          <w:rPrChange w:id="714" w:author="Prenafeta, Francesc" w:date="2025-01-31T16:39:00Z" w16du:dateUtc="2025-01-31T15:39:00Z">
            <w:rPr>
              <w:rFonts w:ascii="Times New Roman" w:eastAsia="Aptos" w:hAnsi="Times New Roman" w:cs="Times New Roman"/>
              <w:sz w:val="18"/>
              <w:szCs w:val="18"/>
              <w:lang w:val="en-US"/>
            </w:rPr>
          </w:rPrChange>
        </w:rPr>
        <w:t xml:space="preserve">, D., Li, T., </w:t>
      </w:r>
      <w:proofErr w:type="spellStart"/>
      <w:r w:rsidRPr="00FE6906">
        <w:rPr>
          <w:rFonts w:ascii="Times New Roman" w:eastAsia="Aptos" w:hAnsi="Times New Roman" w:cs="Times New Roman"/>
          <w:sz w:val="18"/>
          <w:szCs w:val="18"/>
          <w:lang w:val="nl-BE"/>
          <w:rPrChange w:id="715" w:author="Prenafeta, Francesc" w:date="2025-01-31T16:39:00Z" w16du:dateUtc="2025-01-31T15:39:00Z">
            <w:rPr>
              <w:rFonts w:ascii="Times New Roman" w:eastAsia="Aptos" w:hAnsi="Times New Roman" w:cs="Times New Roman"/>
              <w:sz w:val="18"/>
              <w:szCs w:val="18"/>
              <w:lang w:val="en-US"/>
            </w:rPr>
          </w:rPrChange>
        </w:rPr>
        <w:t>Shen</w:t>
      </w:r>
      <w:proofErr w:type="spellEnd"/>
      <w:r w:rsidRPr="00FE6906">
        <w:rPr>
          <w:rFonts w:ascii="Times New Roman" w:eastAsia="Aptos" w:hAnsi="Times New Roman" w:cs="Times New Roman"/>
          <w:sz w:val="18"/>
          <w:szCs w:val="18"/>
          <w:lang w:val="nl-BE"/>
          <w:rPrChange w:id="716" w:author="Prenafeta, Francesc" w:date="2025-01-31T16:39:00Z" w16du:dateUtc="2025-01-31T15:39:00Z">
            <w:rPr>
              <w:rFonts w:ascii="Times New Roman" w:eastAsia="Aptos" w:hAnsi="Times New Roman" w:cs="Times New Roman"/>
              <w:sz w:val="18"/>
              <w:szCs w:val="18"/>
              <w:lang w:val="en-US"/>
            </w:rPr>
          </w:rPrChange>
        </w:rPr>
        <w:t xml:space="preserve">, M., Wang, J., </w:t>
      </w:r>
      <w:proofErr w:type="spellStart"/>
      <w:r w:rsidRPr="00FE6906">
        <w:rPr>
          <w:rFonts w:ascii="Times New Roman" w:eastAsia="Aptos" w:hAnsi="Times New Roman" w:cs="Times New Roman"/>
          <w:sz w:val="18"/>
          <w:szCs w:val="18"/>
          <w:lang w:val="nl-BE"/>
          <w:rPrChange w:id="717" w:author="Prenafeta, Francesc" w:date="2025-01-31T16:39:00Z" w16du:dateUtc="2025-01-31T15:39:00Z">
            <w:rPr>
              <w:rFonts w:ascii="Times New Roman" w:eastAsia="Aptos" w:hAnsi="Times New Roman" w:cs="Times New Roman"/>
              <w:sz w:val="18"/>
              <w:szCs w:val="18"/>
              <w:lang w:val="en-US"/>
            </w:rPr>
          </w:rPrChange>
        </w:rPr>
        <w:t>Zhao</w:t>
      </w:r>
      <w:proofErr w:type="spellEnd"/>
      <w:r w:rsidRPr="00FE6906">
        <w:rPr>
          <w:rFonts w:ascii="Times New Roman" w:eastAsia="Aptos" w:hAnsi="Times New Roman" w:cs="Times New Roman"/>
          <w:sz w:val="18"/>
          <w:szCs w:val="18"/>
          <w:lang w:val="nl-BE"/>
          <w:rPrChange w:id="718" w:author="Prenafeta, Francesc" w:date="2025-01-31T16:39:00Z" w16du:dateUtc="2025-01-31T15:39:00Z">
            <w:rPr>
              <w:rFonts w:ascii="Times New Roman" w:eastAsia="Aptos" w:hAnsi="Times New Roman" w:cs="Times New Roman"/>
              <w:sz w:val="18"/>
              <w:szCs w:val="18"/>
              <w:lang w:val="en-US"/>
            </w:rPr>
          </w:rPrChange>
        </w:rPr>
        <w:t>, Z.</w:t>
      </w:r>
      <w:r w:rsidR="00EA7F5F" w:rsidRPr="00FE6906">
        <w:rPr>
          <w:rFonts w:ascii="Times New Roman" w:eastAsia="Aptos" w:hAnsi="Times New Roman" w:cs="Times New Roman"/>
          <w:sz w:val="18"/>
          <w:szCs w:val="18"/>
          <w:lang w:val="nl-BE"/>
          <w:rPrChange w:id="719" w:author="Prenafeta, Francesc" w:date="2025-01-31T16:39:00Z" w16du:dateUtc="2025-01-31T15:39:00Z">
            <w:rPr>
              <w:rFonts w:ascii="Times New Roman" w:eastAsia="Aptos" w:hAnsi="Times New Roman" w:cs="Times New Roman"/>
              <w:sz w:val="18"/>
              <w:szCs w:val="18"/>
              <w:lang w:val="en-US"/>
            </w:rPr>
          </w:rPrChange>
        </w:rPr>
        <w:t>,</w:t>
      </w:r>
      <w:r w:rsidRPr="00FE6906">
        <w:rPr>
          <w:rFonts w:ascii="Times New Roman" w:eastAsia="Aptos" w:hAnsi="Times New Roman" w:cs="Times New Roman"/>
          <w:sz w:val="18"/>
          <w:szCs w:val="18"/>
          <w:lang w:val="nl-BE"/>
          <w:rPrChange w:id="720" w:author="Prenafeta, Francesc" w:date="2025-01-31T16:39:00Z" w16du:dateUtc="2025-01-31T15:39:00Z">
            <w:rPr>
              <w:rFonts w:ascii="Times New Roman" w:eastAsia="Aptos" w:hAnsi="Times New Roman" w:cs="Times New Roman"/>
              <w:sz w:val="18"/>
              <w:szCs w:val="18"/>
              <w:lang w:val="en-US"/>
            </w:rPr>
          </w:rPrChange>
        </w:rPr>
        <w:t xml:space="preserve"> 2015. </w:t>
      </w:r>
      <w:r w:rsidRPr="00CD2636">
        <w:rPr>
          <w:rFonts w:ascii="Times New Roman" w:eastAsia="Aptos" w:hAnsi="Times New Roman" w:cs="Times New Roman"/>
          <w:sz w:val="18"/>
          <w:szCs w:val="18"/>
          <w:lang w:val="en-US"/>
        </w:rPr>
        <w:t xml:space="preserve">Diverse strategies conferring extreme cadmium (Cd) tolerance in the dark septate endophyte (DSE), </w:t>
      </w:r>
      <w:r w:rsidRPr="00CD2636">
        <w:rPr>
          <w:rFonts w:ascii="Times New Roman" w:eastAsia="Aptos" w:hAnsi="Times New Roman" w:cs="Times New Roman"/>
          <w:i/>
          <w:iCs/>
          <w:sz w:val="18"/>
          <w:szCs w:val="18"/>
          <w:lang w:val="en-US"/>
        </w:rPr>
        <w:t>Exophiala pisciphila</w:t>
      </w:r>
      <w:r w:rsidRPr="00CD2636">
        <w:rPr>
          <w:rFonts w:ascii="Times New Roman" w:eastAsia="Aptos" w:hAnsi="Times New Roman" w:cs="Times New Roman"/>
          <w:sz w:val="18"/>
          <w:szCs w:val="18"/>
          <w:lang w:val="en-US"/>
        </w:rPr>
        <w:t xml:space="preserve">: Evidence from RNA-seq data. Microbiol. Res. 170, 27–35.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10.1016/j.micres.2014.09.005.</w:t>
      </w:r>
    </w:p>
    <w:p w14:paraId="29713F33" w14:textId="45C5F641" w:rsidR="00FA7DE8" w:rsidRPr="00CD2636" w:rsidRDefault="00FA7DE8" w:rsidP="00CD2636">
      <w:pPr>
        <w:rPr>
          <w:rFonts w:ascii="Times New Roman" w:hAnsi="Times New Roman" w:cs="Times New Roman"/>
        </w:rPr>
      </w:pPr>
    </w:p>
    <w:sectPr w:rsidR="00FA7DE8" w:rsidRPr="00CD2636" w:rsidSect="00FD1FD0">
      <w:pgSz w:w="11906" w:h="16838"/>
      <w:pgMar w:top="1417" w:right="1701" w:bottom="1417" w:left="1701"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2" w:author="Prenafeta, Francesc" w:date="2025-02-11T13:03:00Z" w:initials="FP">
    <w:p w14:paraId="1BCB9410" w14:textId="77777777" w:rsidR="00804357" w:rsidRDefault="000003D8" w:rsidP="00804357">
      <w:pPr>
        <w:pStyle w:val="Textocomentario"/>
      </w:pPr>
      <w:r>
        <w:rPr>
          <w:rStyle w:val="Refdecomentario"/>
        </w:rPr>
        <w:annotationRef/>
      </w:r>
      <w:r w:rsidR="00804357">
        <w:rPr>
          <w:lang w:val="en-US"/>
        </w:rPr>
        <w:t>Prenafeta-Boldú, F.X., de Hoog, G.S. and Summerbell, R.C. (2018) Microbial communities utilizing hydrocarbons and lipids: Members, metagenomics and ecophysiology. McGenity, T.J. (ed), pp. 1-36, Springer International Publishing, Cham.</w:t>
      </w:r>
    </w:p>
  </w:comment>
  <w:comment w:id="122" w:author="Prenafeta, Francesc" w:date="2025-02-11T13:07:00Z" w:initials="FP">
    <w:p w14:paraId="40724CF6" w14:textId="77777777" w:rsidR="005755DE" w:rsidRDefault="005755DE" w:rsidP="005755DE">
      <w:pPr>
        <w:pStyle w:val="Textocomentario"/>
      </w:pPr>
      <w:r>
        <w:rPr>
          <w:rStyle w:val="Refdecomentario"/>
        </w:rPr>
        <w:annotationRef/>
      </w:r>
      <w:r>
        <w:t>Falta algo!</w:t>
      </w:r>
    </w:p>
  </w:comment>
  <w:comment w:id="136" w:author="Prenafeta, Francesc" w:date="2025-02-11T13:10:00Z" w:initials="FP">
    <w:p w14:paraId="110A08C4" w14:textId="77777777" w:rsidR="00520238" w:rsidRDefault="00520238" w:rsidP="00520238">
      <w:pPr>
        <w:pStyle w:val="Textocomentario"/>
      </w:pPr>
      <w:r>
        <w:rPr>
          <w:rStyle w:val="Refdecomentario"/>
        </w:rPr>
        <w:annotationRef/>
      </w:r>
      <w:r>
        <w:rPr>
          <w:lang w:val="en-US"/>
        </w:rPr>
        <w:t>Quan, Y., Deng, S., Prenafeta-Bold</w:t>
      </w:r>
      <w:r>
        <w:rPr>
          <w:lang w:val="vi-VN"/>
        </w:rPr>
        <w:t>ủ, F.X., Mayer, V.E., Muggia, L., Cometto, A., Vicente, V.A., da Silva, N.M., Grisolia, M.E., Song, Y., Ahmed, S.A., Niu, X., de Souza Lima, B.J.F., Feng, P., Vitale, R.G., Teixeira, M., Sudhadham, M., de Azevedo, C.P.e.S., Bocca, A., Haase, G., Selbmann, L., Shi, D., Kang, Y. and de Hoog, S. (2023) The origin of human pathogenicity and biological interactions in Chaetothyriales. Fungal Diversity 125, 99–120.</w:t>
      </w:r>
    </w:p>
  </w:comment>
  <w:comment w:id="158" w:author="Prenafeta, Francesc" w:date="2025-02-11T13:27:00Z" w:initials="FP">
    <w:p w14:paraId="16BF2CA2" w14:textId="77777777" w:rsidR="00B74FEF" w:rsidRDefault="00B74FEF" w:rsidP="00B74FEF">
      <w:pPr>
        <w:pStyle w:val="Textocomentario"/>
      </w:pPr>
      <w:r>
        <w:rPr>
          <w:rStyle w:val="Refdecomentario"/>
        </w:rPr>
        <w:annotationRef/>
      </w:r>
      <w:r>
        <w:rPr>
          <w:lang w:val="en-US"/>
        </w:rPr>
        <w:t>Prenafeta-Boldú, F.X., Medina-Armijo, C. and Isola, D. (2022) Viruses, Bacteria and Fungi in the Built Environment. Pacheco-Torgal, F., Ivanov, V. and Falkinham, J.O. (eds), pp. 65-99, Woodhead Publishing.</w:t>
      </w:r>
    </w:p>
  </w:comment>
  <w:comment w:id="255" w:author="Prenafeta, Francesc" w:date="2025-02-11T15:26:00Z" w:initials="FP">
    <w:p w14:paraId="6B3D9356" w14:textId="5858D744" w:rsidR="009178C5" w:rsidRDefault="009178C5" w:rsidP="009178C5">
      <w:pPr>
        <w:pStyle w:val="Textocomentario"/>
      </w:pPr>
      <w:r>
        <w:rPr>
          <w:rStyle w:val="Refdecomentario"/>
        </w:rPr>
        <w:annotationRef/>
      </w:r>
      <w:r>
        <w:t>Cómo se puede ver el contenido de melanina a partir de los espectros?</w:t>
      </w:r>
    </w:p>
  </w:comment>
  <w:comment w:id="258" w:author="Prenafeta, Francesc" w:date="2025-02-11T15:16:00Z" w:initials="FP">
    <w:p w14:paraId="30DFB981" w14:textId="77777777" w:rsidR="00635D33" w:rsidRDefault="0030282B" w:rsidP="00635D33">
      <w:pPr>
        <w:pStyle w:val="Textocomentario"/>
      </w:pPr>
      <w:r>
        <w:rPr>
          <w:rStyle w:val="Refdecomentario"/>
        </w:rPr>
        <w:annotationRef/>
      </w:r>
      <w:r w:rsidR="00635D33">
        <w:t>Eliminar el titulo "Average spectra". Aprovecha para incrementar un poco el tamaño de las gráficas y, si es posible, el tamaño de las letras que ahora es demasiado pequeño para la lectura. Otra alternativa es poner una gráfica encima de la otra. Creo que esta opción es más adecuada para el formato del artículo.</w:t>
      </w:r>
    </w:p>
    <w:p w14:paraId="11DC51B9" w14:textId="77777777" w:rsidR="00635D33" w:rsidRDefault="00635D33" w:rsidP="00635D33">
      <w:pPr>
        <w:pStyle w:val="Textocomentario"/>
      </w:pPr>
    </w:p>
    <w:p w14:paraId="4C37E11A" w14:textId="77777777" w:rsidR="00635D33" w:rsidRDefault="00635D33" w:rsidP="00635D33">
      <w:pPr>
        <w:pStyle w:val="Textocomentario"/>
      </w:pPr>
      <w:r>
        <w:t>En las etiquetas con los colores de las líneas, en cuanto al orden yo pondría primero los tratamientos (T) y luego los controles (C).</w:t>
      </w:r>
    </w:p>
    <w:p w14:paraId="16C37372" w14:textId="77777777" w:rsidR="00635D33" w:rsidRDefault="00635D33" w:rsidP="00635D33">
      <w:pPr>
        <w:pStyle w:val="Textocomentario"/>
      </w:pPr>
    </w:p>
    <w:p w14:paraId="2278C0BA" w14:textId="77777777" w:rsidR="00635D33" w:rsidRDefault="00635D33" w:rsidP="00635D33">
      <w:pPr>
        <w:pStyle w:val="Textocomentario"/>
      </w:pPr>
      <w:r>
        <w:t>Por otra parte, no valdria la pena poner ambas gráficas con la misma escala en el eje vertical?</w:t>
      </w:r>
    </w:p>
  </w:comment>
  <w:comment w:id="276" w:author="Prenafeta, Francesc" w:date="2025-02-11T16:02:00Z" w:initials="FP">
    <w:p w14:paraId="62A49555" w14:textId="5B153817" w:rsidR="00715DEF" w:rsidRDefault="00715DEF" w:rsidP="00715DEF">
      <w:pPr>
        <w:pStyle w:val="Textocomentario"/>
      </w:pPr>
      <w:r>
        <w:rPr>
          <w:rStyle w:val="Refdecomentario"/>
        </w:rPr>
        <w:annotationRef/>
      </w:r>
      <w:r>
        <w:t>Número de espectros acumulados para generar el promedio</w:t>
      </w:r>
    </w:p>
  </w:comment>
  <w:comment w:id="408" w:author="Prenafeta, Francesc" w:date="2025-02-12T11:17:00Z" w:initials="FP">
    <w:p w14:paraId="6D3FDC79" w14:textId="77777777" w:rsidR="00872916" w:rsidRDefault="00872916" w:rsidP="00872916">
      <w:pPr>
        <w:pStyle w:val="Textocomentario"/>
      </w:pPr>
      <w:r>
        <w:rPr>
          <w:rStyle w:val="Refdecomentario"/>
        </w:rPr>
        <w:annotationRef/>
      </w:r>
      <w:r>
        <w:t>Antes se ha hablado de la región del ADN del espectro del FTIR, pero éste no lo analizas por PCA. Porqué?</w:t>
      </w:r>
    </w:p>
  </w:comment>
  <w:comment w:id="528" w:author="Prenafeta, Francesc" w:date="2025-02-12T12:18:00Z" w:initials="FP">
    <w:p w14:paraId="43390521" w14:textId="77777777" w:rsidR="004969DE" w:rsidRDefault="004969DE" w:rsidP="004969DE">
      <w:pPr>
        <w:pStyle w:val="Textocomentario"/>
      </w:pPr>
      <w:r>
        <w:rPr>
          <w:rStyle w:val="Refdecomentario"/>
        </w:rPr>
        <w:annotationRef/>
      </w:r>
      <w:r>
        <w:t>No creo que sea necesario mostrar los controles en un gráfico diferenciado. Más que nada para simplificar todo lo que se pueda!</w:t>
      </w:r>
    </w:p>
    <w:p w14:paraId="7D86AC1C" w14:textId="77777777" w:rsidR="004969DE" w:rsidRDefault="004969DE" w:rsidP="004969DE">
      <w:pPr>
        <w:pStyle w:val="Textocomentario"/>
      </w:pPr>
    </w:p>
    <w:p w14:paraId="5DB959DF" w14:textId="77777777" w:rsidR="004969DE" w:rsidRDefault="004969DE" w:rsidP="004969DE">
      <w:pPr>
        <w:pStyle w:val="Textocomentario"/>
      </w:pPr>
      <w:r>
        <w:t>Por otra parte, las gráficas representadas son las del Cr(VI) pero faltan las del As(V), no?</w:t>
      </w:r>
    </w:p>
  </w:comment>
  <w:comment w:id="527" w:author="Prenafeta, Francesc" w:date="2025-02-12T12:12:00Z" w:initials="FP">
    <w:p w14:paraId="15309345" w14:textId="4C96952C" w:rsidR="00AB385D" w:rsidRDefault="00AB385D" w:rsidP="00AB385D">
      <w:pPr>
        <w:pStyle w:val="Textocomentario"/>
      </w:pPr>
      <w:r>
        <w:rPr>
          <w:rStyle w:val="Refdecomentario"/>
        </w:rPr>
        <w:annotationRef/>
      </w:r>
      <w:r>
        <w:t>Para simplificar, no creo que sea necesario mostrar los controles a parte, no?</w:t>
      </w:r>
    </w:p>
  </w:comment>
  <w:comment w:id="536" w:author="Prenafeta, Francesc" w:date="2025-02-12T12:23:00Z" w:initials="FP">
    <w:p w14:paraId="697F5D62" w14:textId="77777777" w:rsidR="00FB6058" w:rsidRDefault="00FB6058" w:rsidP="00FB6058">
      <w:pPr>
        <w:pStyle w:val="Textocomentario"/>
      </w:pPr>
      <w:r>
        <w:rPr>
          <w:rStyle w:val="Refdecomentario"/>
        </w:rPr>
        <w:annotationRef/>
      </w:r>
      <w:r>
        <w:t>No estabas analizando ahora las bandas de las amidas y del ADN? No me cuadra con esta figura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CB9410" w15:done="0"/>
  <w15:commentEx w15:paraId="40724CF6" w15:done="0"/>
  <w15:commentEx w15:paraId="110A08C4" w15:done="0"/>
  <w15:commentEx w15:paraId="16BF2CA2" w15:done="0"/>
  <w15:commentEx w15:paraId="6B3D9356" w15:done="0"/>
  <w15:commentEx w15:paraId="2278C0BA" w15:done="0"/>
  <w15:commentEx w15:paraId="62A49555" w15:done="0"/>
  <w15:commentEx w15:paraId="6D3FDC79" w15:done="0"/>
  <w15:commentEx w15:paraId="5DB959DF" w15:done="0"/>
  <w15:commentEx w15:paraId="15309345" w15:done="0"/>
  <w15:commentEx w15:paraId="697F5D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743E77" w16cex:dateUtc="2025-02-11T12:03:00Z"/>
  <w16cex:commentExtensible w16cex:durableId="32E6A4F4" w16cex:dateUtc="2025-02-11T12:07:00Z"/>
  <w16cex:commentExtensible w16cex:durableId="7FF85994" w16cex:dateUtc="2025-02-11T12:10:00Z"/>
  <w16cex:commentExtensible w16cex:durableId="4E93998A" w16cex:dateUtc="2025-02-11T12:27:00Z"/>
  <w16cex:commentExtensible w16cex:durableId="445AED5A" w16cex:dateUtc="2025-02-11T14:26:00Z"/>
  <w16cex:commentExtensible w16cex:durableId="5A5E0FD0" w16cex:dateUtc="2025-02-11T14:16:00Z"/>
  <w16cex:commentExtensible w16cex:durableId="2629F838" w16cex:dateUtc="2025-02-11T15:02:00Z"/>
  <w16cex:commentExtensible w16cex:durableId="4FF5556A" w16cex:dateUtc="2025-02-12T10:17:00Z"/>
  <w16cex:commentExtensible w16cex:durableId="6C7CDE94" w16cex:dateUtc="2025-02-12T11:18:00Z"/>
  <w16cex:commentExtensible w16cex:durableId="20DD23C5" w16cex:dateUtc="2025-02-12T11:12:00Z"/>
  <w16cex:commentExtensible w16cex:durableId="5E0A60AB" w16cex:dateUtc="2025-02-12T11: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CB9410" w16cid:durableId="24743E77"/>
  <w16cid:commentId w16cid:paraId="40724CF6" w16cid:durableId="32E6A4F4"/>
  <w16cid:commentId w16cid:paraId="110A08C4" w16cid:durableId="7FF85994"/>
  <w16cid:commentId w16cid:paraId="16BF2CA2" w16cid:durableId="4E93998A"/>
  <w16cid:commentId w16cid:paraId="6B3D9356" w16cid:durableId="445AED5A"/>
  <w16cid:commentId w16cid:paraId="2278C0BA" w16cid:durableId="5A5E0FD0"/>
  <w16cid:commentId w16cid:paraId="62A49555" w16cid:durableId="2629F838"/>
  <w16cid:commentId w16cid:paraId="6D3FDC79" w16cid:durableId="4FF5556A"/>
  <w16cid:commentId w16cid:paraId="5DB959DF" w16cid:durableId="6C7CDE94"/>
  <w16cid:commentId w16cid:paraId="15309345" w16cid:durableId="20DD23C5"/>
  <w16cid:commentId w16cid:paraId="697F5D62" w16cid:durableId="5E0A60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33065" w14:textId="77777777" w:rsidR="00914E9E" w:rsidRDefault="00914E9E" w:rsidP="00FD1FD0">
      <w:pPr>
        <w:spacing w:after="0" w:line="240" w:lineRule="auto"/>
      </w:pPr>
      <w:r>
        <w:separator/>
      </w:r>
    </w:p>
  </w:endnote>
  <w:endnote w:type="continuationSeparator" w:id="0">
    <w:p w14:paraId="79CD405A" w14:textId="77777777" w:rsidR="00914E9E" w:rsidRDefault="00914E9E" w:rsidP="00FD1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71F1B" w14:textId="77777777" w:rsidR="00914E9E" w:rsidRDefault="00914E9E" w:rsidP="00FD1FD0">
      <w:pPr>
        <w:spacing w:after="0" w:line="240" w:lineRule="auto"/>
      </w:pPr>
      <w:r>
        <w:separator/>
      </w:r>
    </w:p>
  </w:footnote>
  <w:footnote w:type="continuationSeparator" w:id="0">
    <w:p w14:paraId="6CAF128C" w14:textId="77777777" w:rsidR="00914E9E" w:rsidRDefault="00914E9E" w:rsidP="00FD1F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872DB"/>
    <w:multiLevelType w:val="multilevel"/>
    <w:tmpl w:val="C1440420"/>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 w15:restartNumberingAfterBreak="0">
    <w:nsid w:val="16A90877"/>
    <w:multiLevelType w:val="multilevel"/>
    <w:tmpl w:val="C1440420"/>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 w15:restartNumberingAfterBreak="0">
    <w:nsid w:val="2C894B41"/>
    <w:multiLevelType w:val="hybridMultilevel"/>
    <w:tmpl w:val="79C29578"/>
    <w:lvl w:ilvl="0" w:tplc="FFFFFFFF">
      <w:start w:val="1"/>
      <w:numFmt w:val="decimal"/>
      <w:lvlText w:val="%1."/>
      <w:lvlJc w:val="left"/>
      <w:pPr>
        <w:ind w:left="927" w:hanging="360"/>
      </w:pPr>
      <w:rPr>
        <w:rFonts w:hint="default"/>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 w15:restartNumberingAfterBreak="0">
    <w:nsid w:val="2D374BA5"/>
    <w:multiLevelType w:val="hybridMultilevel"/>
    <w:tmpl w:val="79C29578"/>
    <w:lvl w:ilvl="0" w:tplc="4AE2568A">
      <w:start w:val="1"/>
      <w:numFmt w:val="decimal"/>
      <w:lvlText w:val="%1."/>
      <w:lvlJc w:val="left"/>
      <w:pPr>
        <w:ind w:left="927" w:hanging="360"/>
      </w:pPr>
      <w:rPr>
        <w:rFonts w:hint="default"/>
      </w:rPr>
    </w:lvl>
    <w:lvl w:ilvl="1" w:tplc="0C0A0019">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4" w15:restartNumberingAfterBreak="0">
    <w:nsid w:val="35257D3A"/>
    <w:multiLevelType w:val="multilevel"/>
    <w:tmpl w:val="9034A0D0"/>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5" w15:restartNumberingAfterBreak="0">
    <w:nsid w:val="369E006C"/>
    <w:multiLevelType w:val="hybridMultilevel"/>
    <w:tmpl w:val="79C29578"/>
    <w:lvl w:ilvl="0" w:tplc="FFFFFFFF">
      <w:start w:val="1"/>
      <w:numFmt w:val="decimal"/>
      <w:lvlText w:val="%1."/>
      <w:lvlJc w:val="left"/>
      <w:pPr>
        <w:ind w:left="927" w:hanging="360"/>
      </w:pPr>
      <w:rPr>
        <w:rFonts w:hint="default"/>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 w15:restartNumberingAfterBreak="0">
    <w:nsid w:val="48DA2583"/>
    <w:multiLevelType w:val="multilevel"/>
    <w:tmpl w:val="9034A0D0"/>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7" w15:restartNumberingAfterBreak="0">
    <w:nsid w:val="491440DB"/>
    <w:multiLevelType w:val="multilevel"/>
    <w:tmpl w:val="83ACDC72"/>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8" w15:restartNumberingAfterBreak="0">
    <w:nsid w:val="4B251E01"/>
    <w:multiLevelType w:val="multilevel"/>
    <w:tmpl w:val="83ACDC72"/>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9" w15:restartNumberingAfterBreak="0">
    <w:nsid w:val="4DDE161D"/>
    <w:multiLevelType w:val="multilevel"/>
    <w:tmpl w:val="C1440420"/>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0" w15:restartNumberingAfterBreak="0">
    <w:nsid w:val="553F0882"/>
    <w:multiLevelType w:val="multilevel"/>
    <w:tmpl w:val="C1440420"/>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1" w15:restartNumberingAfterBreak="0">
    <w:nsid w:val="61A076E1"/>
    <w:multiLevelType w:val="hybridMultilevel"/>
    <w:tmpl w:val="62D03228"/>
    <w:lvl w:ilvl="0" w:tplc="FFFFFFFF">
      <w:start w:val="1"/>
      <w:numFmt w:val="decimal"/>
      <w:lvlText w:val="%1."/>
      <w:lvlJc w:val="left"/>
      <w:pPr>
        <w:ind w:left="927"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77075DA"/>
    <w:multiLevelType w:val="multilevel"/>
    <w:tmpl w:val="83ACDC72"/>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3" w15:restartNumberingAfterBreak="0">
    <w:nsid w:val="7938328E"/>
    <w:multiLevelType w:val="multilevel"/>
    <w:tmpl w:val="83ACDC72"/>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4" w15:restartNumberingAfterBreak="0">
    <w:nsid w:val="7CCF697B"/>
    <w:multiLevelType w:val="multilevel"/>
    <w:tmpl w:val="9034A0D0"/>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num w:numId="1" w16cid:durableId="144010581">
    <w:abstractNumId w:val="3"/>
  </w:num>
  <w:num w:numId="2" w16cid:durableId="1409418910">
    <w:abstractNumId w:val="8"/>
  </w:num>
  <w:num w:numId="3" w16cid:durableId="1876117260">
    <w:abstractNumId w:val="12"/>
  </w:num>
  <w:num w:numId="4" w16cid:durableId="1624537425">
    <w:abstractNumId w:val="7"/>
  </w:num>
  <w:num w:numId="5" w16cid:durableId="537552115">
    <w:abstractNumId w:val="13"/>
  </w:num>
  <w:num w:numId="6" w16cid:durableId="1099057648">
    <w:abstractNumId w:val="1"/>
  </w:num>
  <w:num w:numId="7" w16cid:durableId="651982717">
    <w:abstractNumId w:val="10"/>
  </w:num>
  <w:num w:numId="8" w16cid:durableId="214781395">
    <w:abstractNumId w:val="9"/>
  </w:num>
  <w:num w:numId="9" w16cid:durableId="461119462">
    <w:abstractNumId w:val="0"/>
  </w:num>
  <w:num w:numId="10" w16cid:durableId="2085101313">
    <w:abstractNumId w:val="6"/>
  </w:num>
  <w:num w:numId="11" w16cid:durableId="1760983221">
    <w:abstractNumId w:val="4"/>
  </w:num>
  <w:num w:numId="12" w16cid:durableId="1570505759">
    <w:abstractNumId w:val="14"/>
  </w:num>
  <w:num w:numId="13" w16cid:durableId="1757703268">
    <w:abstractNumId w:val="5"/>
  </w:num>
  <w:num w:numId="14" w16cid:durableId="884097820">
    <w:abstractNumId w:val="2"/>
  </w:num>
  <w:num w:numId="15" w16cid:durableId="154444358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enafeta, Francesc">
    <w15:presenceInfo w15:providerId="AD" w15:userId="S::Francesc.Prenafeta@irta.cat::f6be9d43-3994-45b5-a433-4602998f8e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trackRevisions/>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FD0"/>
    <w:rsid w:val="000003D8"/>
    <w:rsid w:val="00000A35"/>
    <w:rsid w:val="00003451"/>
    <w:rsid w:val="000150CE"/>
    <w:rsid w:val="00030AA2"/>
    <w:rsid w:val="00030D24"/>
    <w:rsid w:val="000320A4"/>
    <w:rsid w:val="00042068"/>
    <w:rsid w:val="0004441B"/>
    <w:rsid w:val="00053178"/>
    <w:rsid w:val="000538F4"/>
    <w:rsid w:val="0005618E"/>
    <w:rsid w:val="00056308"/>
    <w:rsid w:val="00056B21"/>
    <w:rsid w:val="0006008B"/>
    <w:rsid w:val="000652EA"/>
    <w:rsid w:val="000850AF"/>
    <w:rsid w:val="00091A78"/>
    <w:rsid w:val="000A06CA"/>
    <w:rsid w:val="000A08AF"/>
    <w:rsid w:val="000B26AE"/>
    <w:rsid w:val="000B64B0"/>
    <w:rsid w:val="000C1954"/>
    <w:rsid w:val="000C23D4"/>
    <w:rsid w:val="000C2FB4"/>
    <w:rsid w:val="000D4062"/>
    <w:rsid w:val="000D6551"/>
    <w:rsid w:val="000E1654"/>
    <w:rsid w:val="000F1FB5"/>
    <w:rsid w:val="000F3234"/>
    <w:rsid w:val="000F79A8"/>
    <w:rsid w:val="000F7F94"/>
    <w:rsid w:val="00100C26"/>
    <w:rsid w:val="00111DAA"/>
    <w:rsid w:val="00112785"/>
    <w:rsid w:val="0012155A"/>
    <w:rsid w:val="00124520"/>
    <w:rsid w:val="00127D5A"/>
    <w:rsid w:val="00134620"/>
    <w:rsid w:val="00144614"/>
    <w:rsid w:val="001564B6"/>
    <w:rsid w:val="0016552E"/>
    <w:rsid w:val="00167C55"/>
    <w:rsid w:val="00183797"/>
    <w:rsid w:val="00184BCE"/>
    <w:rsid w:val="00184E37"/>
    <w:rsid w:val="001876BE"/>
    <w:rsid w:val="00190895"/>
    <w:rsid w:val="00193F38"/>
    <w:rsid w:val="00195E81"/>
    <w:rsid w:val="00196FCC"/>
    <w:rsid w:val="001A4506"/>
    <w:rsid w:val="001B0FD2"/>
    <w:rsid w:val="001B5373"/>
    <w:rsid w:val="001C3D3E"/>
    <w:rsid w:val="001E369A"/>
    <w:rsid w:val="001E42D6"/>
    <w:rsid w:val="001F2728"/>
    <w:rsid w:val="001F3F2A"/>
    <w:rsid w:val="00203FCF"/>
    <w:rsid w:val="00207C60"/>
    <w:rsid w:val="00213445"/>
    <w:rsid w:val="00216091"/>
    <w:rsid w:val="00217A45"/>
    <w:rsid w:val="00226843"/>
    <w:rsid w:val="002328B5"/>
    <w:rsid w:val="00236500"/>
    <w:rsid w:val="00244162"/>
    <w:rsid w:val="00245F35"/>
    <w:rsid w:val="00247536"/>
    <w:rsid w:val="00247D19"/>
    <w:rsid w:val="002521C9"/>
    <w:rsid w:val="00263F38"/>
    <w:rsid w:val="0026775A"/>
    <w:rsid w:val="00271078"/>
    <w:rsid w:val="002773D5"/>
    <w:rsid w:val="002963C9"/>
    <w:rsid w:val="002A603A"/>
    <w:rsid w:val="002B15B9"/>
    <w:rsid w:val="002C1A87"/>
    <w:rsid w:val="002C641D"/>
    <w:rsid w:val="002D0EFA"/>
    <w:rsid w:val="002D12BB"/>
    <w:rsid w:val="002E2359"/>
    <w:rsid w:val="002E55E8"/>
    <w:rsid w:val="002E57BE"/>
    <w:rsid w:val="002F3F7C"/>
    <w:rsid w:val="0030282B"/>
    <w:rsid w:val="00314D85"/>
    <w:rsid w:val="00324350"/>
    <w:rsid w:val="00325E86"/>
    <w:rsid w:val="00336AD4"/>
    <w:rsid w:val="0034272F"/>
    <w:rsid w:val="00343976"/>
    <w:rsid w:val="00345819"/>
    <w:rsid w:val="003574C5"/>
    <w:rsid w:val="00357C3D"/>
    <w:rsid w:val="00361446"/>
    <w:rsid w:val="0038201C"/>
    <w:rsid w:val="00387833"/>
    <w:rsid w:val="003903F2"/>
    <w:rsid w:val="00392A44"/>
    <w:rsid w:val="00393956"/>
    <w:rsid w:val="003A3CDA"/>
    <w:rsid w:val="003A45CC"/>
    <w:rsid w:val="003A6C25"/>
    <w:rsid w:val="003A7AF6"/>
    <w:rsid w:val="003B7720"/>
    <w:rsid w:val="003B78F4"/>
    <w:rsid w:val="003C2D20"/>
    <w:rsid w:val="003C3F81"/>
    <w:rsid w:val="003C4210"/>
    <w:rsid w:val="003D795B"/>
    <w:rsid w:val="003E08B2"/>
    <w:rsid w:val="003F0A4B"/>
    <w:rsid w:val="00401D0D"/>
    <w:rsid w:val="00403F0F"/>
    <w:rsid w:val="004345E8"/>
    <w:rsid w:val="00440EF1"/>
    <w:rsid w:val="004461C0"/>
    <w:rsid w:val="004535F4"/>
    <w:rsid w:val="00463E20"/>
    <w:rsid w:val="00465DC1"/>
    <w:rsid w:val="0046792B"/>
    <w:rsid w:val="00467D8F"/>
    <w:rsid w:val="00495213"/>
    <w:rsid w:val="004969DE"/>
    <w:rsid w:val="004B686E"/>
    <w:rsid w:val="004B6F69"/>
    <w:rsid w:val="004D0E1A"/>
    <w:rsid w:val="004E4556"/>
    <w:rsid w:val="004E509D"/>
    <w:rsid w:val="004F0770"/>
    <w:rsid w:val="004F0A96"/>
    <w:rsid w:val="004F19E0"/>
    <w:rsid w:val="004F3F09"/>
    <w:rsid w:val="004F7495"/>
    <w:rsid w:val="00502773"/>
    <w:rsid w:val="00503E9B"/>
    <w:rsid w:val="00504773"/>
    <w:rsid w:val="00506E26"/>
    <w:rsid w:val="00520238"/>
    <w:rsid w:val="00542A87"/>
    <w:rsid w:val="005451EF"/>
    <w:rsid w:val="00547331"/>
    <w:rsid w:val="00555D42"/>
    <w:rsid w:val="00555E4E"/>
    <w:rsid w:val="00556D6B"/>
    <w:rsid w:val="005578BF"/>
    <w:rsid w:val="005755DE"/>
    <w:rsid w:val="005801C7"/>
    <w:rsid w:val="005839F9"/>
    <w:rsid w:val="00583F5C"/>
    <w:rsid w:val="00586263"/>
    <w:rsid w:val="005A3A88"/>
    <w:rsid w:val="005A4094"/>
    <w:rsid w:val="005A7F10"/>
    <w:rsid w:val="005C6E8E"/>
    <w:rsid w:val="005D679B"/>
    <w:rsid w:val="005D7A54"/>
    <w:rsid w:val="00601942"/>
    <w:rsid w:val="006100AF"/>
    <w:rsid w:val="00613499"/>
    <w:rsid w:val="006276C9"/>
    <w:rsid w:val="00635D33"/>
    <w:rsid w:val="00636CDC"/>
    <w:rsid w:val="0065122B"/>
    <w:rsid w:val="0065506A"/>
    <w:rsid w:val="006603BF"/>
    <w:rsid w:val="00660A97"/>
    <w:rsid w:val="006636A6"/>
    <w:rsid w:val="0067595F"/>
    <w:rsid w:val="0068500D"/>
    <w:rsid w:val="00685D1C"/>
    <w:rsid w:val="006910B9"/>
    <w:rsid w:val="00694A60"/>
    <w:rsid w:val="00694F9A"/>
    <w:rsid w:val="006C17DA"/>
    <w:rsid w:val="006C4303"/>
    <w:rsid w:val="006E0133"/>
    <w:rsid w:val="006E026E"/>
    <w:rsid w:val="006E278E"/>
    <w:rsid w:val="006F662F"/>
    <w:rsid w:val="00715B80"/>
    <w:rsid w:val="00715DEF"/>
    <w:rsid w:val="00717146"/>
    <w:rsid w:val="00717CAE"/>
    <w:rsid w:val="0072609A"/>
    <w:rsid w:val="0074569E"/>
    <w:rsid w:val="007505DF"/>
    <w:rsid w:val="00763F28"/>
    <w:rsid w:val="00781AB2"/>
    <w:rsid w:val="00787330"/>
    <w:rsid w:val="007932D7"/>
    <w:rsid w:val="00794B2E"/>
    <w:rsid w:val="00796B48"/>
    <w:rsid w:val="007A06E5"/>
    <w:rsid w:val="007A3337"/>
    <w:rsid w:val="007A4C44"/>
    <w:rsid w:val="007B00D7"/>
    <w:rsid w:val="007C3134"/>
    <w:rsid w:val="007C4226"/>
    <w:rsid w:val="007C6197"/>
    <w:rsid w:val="007C78AD"/>
    <w:rsid w:val="007D1030"/>
    <w:rsid w:val="007D6DD9"/>
    <w:rsid w:val="007F6B7E"/>
    <w:rsid w:val="007F7932"/>
    <w:rsid w:val="00804357"/>
    <w:rsid w:val="00810367"/>
    <w:rsid w:val="00812B07"/>
    <w:rsid w:val="0081553E"/>
    <w:rsid w:val="00833C20"/>
    <w:rsid w:val="00833E9B"/>
    <w:rsid w:val="00843B0D"/>
    <w:rsid w:val="00843E1B"/>
    <w:rsid w:val="00844C89"/>
    <w:rsid w:val="00846271"/>
    <w:rsid w:val="008474FE"/>
    <w:rsid w:val="008516BC"/>
    <w:rsid w:val="0086381A"/>
    <w:rsid w:val="00870C3E"/>
    <w:rsid w:val="00872916"/>
    <w:rsid w:val="00873FAE"/>
    <w:rsid w:val="00881C04"/>
    <w:rsid w:val="00881CC1"/>
    <w:rsid w:val="008846A5"/>
    <w:rsid w:val="008942EB"/>
    <w:rsid w:val="008A120C"/>
    <w:rsid w:val="008A12D7"/>
    <w:rsid w:val="008B0339"/>
    <w:rsid w:val="008B4393"/>
    <w:rsid w:val="008B774F"/>
    <w:rsid w:val="008B7DE9"/>
    <w:rsid w:val="008C5154"/>
    <w:rsid w:val="008C6DFD"/>
    <w:rsid w:val="008C71EB"/>
    <w:rsid w:val="008C729C"/>
    <w:rsid w:val="008E2B88"/>
    <w:rsid w:val="008E2B97"/>
    <w:rsid w:val="008F3223"/>
    <w:rsid w:val="008F418D"/>
    <w:rsid w:val="00900A5D"/>
    <w:rsid w:val="009042E8"/>
    <w:rsid w:val="00906B9E"/>
    <w:rsid w:val="00914E9E"/>
    <w:rsid w:val="009178C5"/>
    <w:rsid w:val="00917B75"/>
    <w:rsid w:val="00925A5B"/>
    <w:rsid w:val="00945FCF"/>
    <w:rsid w:val="00947EFB"/>
    <w:rsid w:val="0095164A"/>
    <w:rsid w:val="00951FD0"/>
    <w:rsid w:val="009567F5"/>
    <w:rsid w:val="00964C74"/>
    <w:rsid w:val="00984FEB"/>
    <w:rsid w:val="00992E07"/>
    <w:rsid w:val="009949EC"/>
    <w:rsid w:val="009A18A2"/>
    <w:rsid w:val="009A55D8"/>
    <w:rsid w:val="009A64AB"/>
    <w:rsid w:val="009B3FF3"/>
    <w:rsid w:val="009C5755"/>
    <w:rsid w:val="009D262D"/>
    <w:rsid w:val="009E6F29"/>
    <w:rsid w:val="009E7F2C"/>
    <w:rsid w:val="009F1504"/>
    <w:rsid w:val="009F2984"/>
    <w:rsid w:val="009F319D"/>
    <w:rsid w:val="00A12F5D"/>
    <w:rsid w:val="00A144C6"/>
    <w:rsid w:val="00A23DDD"/>
    <w:rsid w:val="00A24139"/>
    <w:rsid w:val="00A26728"/>
    <w:rsid w:val="00A47B6F"/>
    <w:rsid w:val="00A578D3"/>
    <w:rsid w:val="00A622CC"/>
    <w:rsid w:val="00A63F8B"/>
    <w:rsid w:val="00A65444"/>
    <w:rsid w:val="00A739E8"/>
    <w:rsid w:val="00A82C09"/>
    <w:rsid w:val="00A835FD"/>
    <w:rsid w:val="00A874D2"/>
    <w:rsid w:val="00A93223"/>
    <w:rsid w:val="00A93583"/>
    <w:rsid w:val="00A95252"/>
    <w:rsid w:val="00A96D62"/>
    <w:rsid w:val="00AA281A"/>
    <w:rsid w:val="00AA383F"/>
    <w:rsid w:val="00AB385D"/>
    <w:rsid w:val="00AC1E35"/>
    <w:rsid w:val="00AC329D"/>
    <w:rsid w:val="00AD05CA"/>
    <w:rsid w:val="00AD3BC1"/>
    <w:rsid w:val="00AE7FA2"/>
    <w:rsid w:val="00AF04CB"/>
    <w:rsid w:val="00AF3796"/>
    <w:rsid w:val="00AF4ADA"/>
    <w:rsid w:val="00B07CE7"/>
    <w:rsid w:val="00B11C69"/>
    <w:rsid w:val="00B15FC6"/>
    <w:rsid w:val="00B224F6"/>
    <w:rsid w:val="00B408F8"/>
    <w:rsid w:val="00B412C1"/>
    <w:rsid w:val="00B45CD7"/>
    <w:rsid w:val="00B525C3"/>
    <w:rsid w:val="00B57BC3"/>
    <w:rsid w:val="00B6098F"/>
    <w:rsid w:val="00B6700F"/>
    <w:rsid w:val="00B73F02"/>
    <w:rsid w:val="00B748A4"/>
    <w:rsid w:val="00B74FEF"/>
    <w:rsid w:val="00B804BB"/>
    <w:rsid w:val="00B84B5E"/>
    <w:rsid w:val="00B853E5"/>
    <w:rsid w:val="00B855B3"/>
    <w:rsid w:val="00B86F6E"/>
    <w:rsid w:val="00B91B64"/>
    <w:rsid w:val="00BA248A"/>
    <w:rsid w:val="00BA35CE"/>
    <w:rsid w:val="00BA405C"/>
    <w:rsid w:val="00BA6E86"/>
    <w:rsid w:val="00BA7EA8"/>
    <w:rsid w:val="00BC0F3F"/>
    <w:rsid w:val="00BC2663"/>
    <w:rsid w:val="00BC3BFC"/>
    <w:rsid w:val="00BC4BDA"/>
    <w:rsid w:val="00BC75D4"/>
    <w:rsid w:val="00BD190B"/>
    <w:rsid w:val="00BE2A4C"/>
    <w:rsid w:val="00BE6BCD"/>
    <w:rsid w:val="00BF0E9E"/>
    <w:rsid w:val="00BF3331"/>
    <w:rsid w:val="00BF5EF5"/>
    <w:rsid w:val="00BF71CB"/>
    <w:rsid w:val="00BF7239"/>
    <w:rsid w:val="00C0367C"/>
    <w:rsid w:val="00C1519D"/>
    <w:rsid w:val="00C16B5D"/>
    <w:rsid w:val="00C20496"/>
    <w:rsid w:val="00C236AA"/>
    <w:rsid w:val="00C25DA9"/>
    <w:rsid w:val="00C30840"/>
    <w:rsid w:val="00C34CE8"/>
    <w:rsid w:val="00C361B6"/>
    <w:rsid w:val="00C368D9"/>
    <w:rsid w:val="00C43214"/>
    <w:rsid w:val="00C44668"/>
    <w:rsid w:val="00C452BA"/>
    <w:rsid w:val="00C46D59"/>
    <w:rsid w:val="00C66451"/>
    <w:rsid w:val="00C67CD6"/>
    <w:rsid w:val="00C72F57"/>
    <w:rsid w:val="00C813FF"/>
    <w:rsid w:val="00C816E3"/>
    <w:rsid w:val="00C821C9"/>
    <w:rsid w:val="00CA027E"/>
    <w:rsid w:val="00CB00FB"/>
    <w:rsid w:val="00CB3E28"/>
    <w:rsid w:val="00CB4E7B"/>
    <w:rsid w:val="00CC420F"/>
    <w:rsid w:val="00CC66C6"/>
    <w:rsid w:val="00CC6BA9"/>
    <w:rsid w:val="00CD031A"/>
    <w:rsid w:val="00CD2636"/>
    <w:rsid w:val="00CE62F9"/>
    <w:rsid w:val="00D01D23"/>
    <w:rsid w:val="00D04770"/>
    <w:rsid w:val="00D106B1"/>
    <w:rsid w:val="00D14364"/>
    <w:rsid w:val="00D20952"/>
    <w:rsid w:val="00D21075"/>
    <w:rsid w:val="00D2372D"/>
    <w:rsid w:val="00D25280"/>
    <w:rsid w:val="00D35AEA"/>
    <w:rsid w:val="00D427FB"/>
    <w:rsid w:val="00D47360"/>
    <w:rsid w:val="00D52C93"/>
    <w:rsid w:val="00D52E7D"/>
    <w:rsid w:val="00D55952"/>
    <w:rsid w:val="00D57A9E"/>
    <w:rsid w:val="00D60E10"/>
    <w:rsid w:val="00D63561"/>
    <w:rsid w:val="00D63F8B"/>
    <w:rsid w:val="00D72CBD"/>
    <w:rsid w:val="00D75722"/>
    <w:rsid w:val="00D907D0"/>
    <w:rsid w:val="00DA22B1"/>
    <w:rsid w:val="00DA241C"/>
    <w:rsid w:val="00DB364A"/>
    <w:rsid w:val="00DB4CEA"/>
    <w:rsid w:val="00DB6F7A"/>
    <w:rsid w:val="00DC46B0"/>
    <w:rsid w:val="00DC48D4"/>
    <w:rsid w:val="00DC6FAA"/>
    <w:rsid w:val="00DC74E8"/>
    <w:rsid w:val="00DD1402"/>
    <w:rsid w:val="00DD59E2"/>
    <w:rsid w:val="00DD7AAA"/>
    <w:rsid w:val="00DE2A97"/>
    <w:rsid w:val="00DE6C87"/>
    <w:rsid w:val="00DF2543"/>
    <w:rsid w:val="00E00CCB"/>
    <w:rsid w:val="00E23D35"/>
    <w:rsid w:val="00E34664"/>
    <w:rsid w:val="00E3639F"/>
    <w:rsid w:val="00E44A15"/>
    <w:rsid w:val="00E504E2"/>
    <w:rsid w:val="00E5412D"/>
    <w:rsid w:val="00E578F5"/>
    <w:rsid w:val="00E636D7"/>
    <w:rsid w:val="00E66B0F"/>
    <w:rsid w:val="00E736E6"/>
    <w:rsid w:val="00E77680"/>
    <w:rsid w:val="00E82272"/>
    <w:rsid w:val="00E87816"/>
    <w:rsid w:val="00EA3F4D"/>
    <w:rsid w:val="00EA7700"/>
    <w:rsid w:val="00EA7F5F"/>
    <w:rsid w:val="00EC049F"/>
    <w:rsid w:val="00EC11AE"/>
    <w:rsid w:val="00EC3C4E"/>
    <w:rsid w:val="00EC5C95"/>
    <w:rsid w:val="00ED670E"/>
    <w:rsid w:val="00EE3FF6"/>
    <w:rsid w:val="00F07732"/>
    <w:rsid w:val="00F12A8F"/>
    <w:rsid w:val="00F132F4"/>
    <w:rsid w:val="00F15B3C"/>
    <w:rsid w:val="00F27740"/>
    <w:rsid w:val="00F34D4C"/>
    <w:rsid w:val="00F5073D"/>
    <w:rsid w:val="00F57E51"/>
    <w:rsid w:val="00F62F16"/>
    <w:rsid w:val="00F71AC6"/>
    <w:rsid w:val="00F74456"/>
    <w:rsid w:val="00F812B6"/>
    <w:rsid w:val="00FA23BC"/>
    <w:rsid w:val="00FA29BD"/>
    <w:rsid w:val="00FA7DE8"/>
    <w:rsid w:val="00FB4032"/>
    <w:rsid w:val="00FB6058"/>
    <w:rsid w:val="00FB73D4"/>
    <w:rsid w:val="00FC2756"/>
    <w:rsid w:val="00FC749C"/>
    <w:rsid w:val="00FD1FD0"/>
    <w:rsid w:val="00FD2F6C"/>
    <w:rsid w:val="00FD5E6E"/>
    <w:rsid w:val="00FD6598"/>
    <w:rsid w:val="00FE66BF"/>
    <w:rsid w:val="00FE6906"/>
    <w:rsid w:val="00FF6A69"/>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13984"/>
  <w15:chartTrackingRefBased/>
  <w15:docId w15:val="{1E52515C-1F87-4644-82AE-F70643367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69A"/>
  </w:style>
  <w:style w:type="paragraph" w:styleId="Ttulo1">
    <w:name w:val="heading 1"/>
    <w:basedOn w:val="Normal"/>
    <w:next w:val="Normal"/>
    <w:link w:val="Ttulo1Car"/>
    <w:uiPriority w:val="9"/>
    <w:qFormat/>
    <w:rsid w:val="00FD1F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D1F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D1FD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D1FD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D1FD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D1F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1F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1F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1F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FD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D1FD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D1FD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D1FD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D1FD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D1F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1F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1F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1FD0"/>
    <w:rPr>
      <w:rFonts w:eastAsiaTheme="majorEastAsia" w:cstheme="majorBidi"/>
      <w:color w:val="272727" w:themeColor="text1" w:themeTint="D8"/>
    </w:rPr>
  </w:style>
  <w:style w:type="paragraph" w:styleId="Ttulo">
    <w:name w:val="Title"/>
    <w:basedOn w:val="Normal"/>
    <w:next w:val="Normal"/>
    <w:link w:val="TtuloCar"/>
    <w:uiPriority w:val="10"/>
    <w:qFormat/>
    <w:rsid w:val="00FD1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1F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1F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1F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1FD0"/>
    <w:pPr>
      <w:spacing w:before="160"/>
      <w:jc w:val="center"/>
    </w:pPr>
    <w:rPr>
      <w:i/>
      <w:iCs/>
      <w:color w:val="404040" w:themeColor="text1" w:themeTint="BF"/>
    </w:rPr>
  </w:style>
  <w:style w:type="character" w:customStyle="1" w:styleId="CitaCar">
    <w:name w:val="Cita Car"/>
    <w:basedOn w:val="Fuentedeprrafopredeter"/>
    <w:link w:val="Cita"/>
    <w:uiPriority w:val="29"/>
    <w:rsid w:val="00FD1FD0"/>
    <w:rPr>
      <w:i/>
      <w:iCs/>
      <w:color w:val="404040" w:themeColor="text1" w:themeTint="BF"/>
    </w:rPr>
  </w:style>
  <w:style w:type="paragraph" w:styleId="Prrafodelista">
    <w:name w:val="List Paragraph"/>
    <w:basedOn w:val="Normal"/>
    <w:uiPriority w:val="34"/>
    <w:qFormat/>
    <w:rsid w:val="00FD1FD0"/>
    <w:pPr>
      <w:ind w:left="720"/>
      <w:contextualSpacing/>
    </w:pPr>
  </w:style>
  <w:style w:type="character" w:styleId="nfasisintenso">
    <w:name w:val="Intense Emphasis"/>
    <w:basedOn w:val="Fuentedeprrafopredeter"/>
    <w:uiPriority w:val="21"/>
    <w:qFormat/>
    <w:rsid w:val="00FD1FD0"/>
    <w:rPr>
      <w:i/>
      <w:iCs/>
      <w:color w:val="2F5496" w:themeColor="accent1" w:themeShade="BF"/>
    </w:rPr>
  </w:style>
  <w:style w:type="paragraph" w:styleId="Citadestacada">
    <w:name w:val="Intense Quote"/>
    <w:basedOn w:val="Normal"/>
    <w:next w:val="Normal"/>
    <w:link w:val="CitadestacadaCar"/>
    <w:uiPriority w:val="30"/>
    <w:qFormat/>
    <w:rsid w:val="00FD1F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D1FD0"/>
    <w:rPr>
      <w:i/>
      <w:iCs/>
      <w:color w:val="2F5496" w:themeColor="accent1" w:themeShade="BF"/>
    </w:rPr>
  </w:style>
  <w:style w:type="character" w:styleId="Referenciaintensa">
    <w:name w:val="Intense Reference"/>
    <w:basedOn w:val="Fuentedeprrafopredeter"/>
    <w:uiPriority w:val="32"/>
    <w:qFormat/>
    <w:rsid w:val="00FD1FD0"/>
    <w:rPr>
      <w:b/>
      <w:bCs/>
      <w:smallCaps/>
      <w:color w:val="2F5496" w:themeColor="accent1" w:themeShade="BF"/>
      <w:spacing w:val="5"/>
    </w:rPr>
  </w:style>
  <w:style w:type="character" w:styleId="Nmerodelnea">
    <w:name w:val="line number"/>
    <w:basedOn w:val="Fuentedeprrafopredeter"/>
    <w:uiPriority w:val="99"/>
    <w:semiHidden/>
    <w:unhideWhenUsed/>
    <w:rsid w:val="00FD1FD0"/>
  </w:style>
  <w:style w:type="paragraph" w:styleId="NormalWeb">
    <w:name w:val="Normal (Web)"/>
    <w:basedOn w:val="Normal"/>
    <w:uiPriority w:val="99"/>
    <w:semiHidden/>
    <w:unhideWhenUsed/>
    <w:rsid w:val="00685D1C"/>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nfasis">
    <w:name w:val="Emphasis"/>
    <w:basedOn w:val="Fuentedeprrafopredeter"/>
    <w:uiPriority w:val="20"/>
    <w:qFormat/>
    <w:rsid w:val="00685D1C"/>
    <w:rPr>
      <w:i/>
      <w:iCs/>
    </w:rPr>
  </w:style>
  <w:style w:type="character" w:customStyle="1" w:styleId="katex-mathml">
    <w:name w:val="katex-mathml"/>
    <w:basedOn w:val="Fuentedeprrafopredeter"/>
    <w:rsid w:val="00685D1C"/>
  </w:style>
  <w:style w:type="character" w:customStyle="1" w:styleId="mord">
    <w:name w:val="mord"/>
    <w:basedOn w:val="Fuentedeprrafopredeter"/>
    <w:rsid w:val="00685D1C"/>
  </w:style>
  <w:style w:type="character" w:customStyle="1" w:styleId="mbin">
    <w:name w:val="mbin"/>
    <w:basedOn w:val="Fuentedeprrafopredeter"/>
    <w:rsid w:val="00685D1C"/>
  </w:style>
  <w:style w:type="character" w:styleId="Hipervnculo">
    <w:name w:val="Hyperlink"/>
    <w:basedOn w:val="Fuentedeprrafopredeter"/>
    <w:uiPriority w:val="99"/>
    <w:unhideWhenUsed/>
    <w:rsid w:val="00685D1C"/>
    <w:rPr>
      <w:color w:val="0563C1" w:themeColor="hyperlink"/>
      <w:u w:val="single"/>
    </w:rPr>
  </w:style>
  <w:style w:type="character" w:styleId="Mencinsinresolver">
    <w:name w:val="Unresolved Mention"/>
    <w:basedOn w:val="Fuentedeprrafopredeter"/>
    <w:uiPriority w:val="99"/>
    <w:semiHidden/>
    <w:unhideWhenUsed/>
    <w:rsid w:val="00685D1C"/>
    <w:rPr>
      <w:color w:val="605E5C"/>
      <w:shd w:val="clear" w:color="auto" w:fill="E1DFDD"/>
    </w:rPr>
  </w:style>
  <w:style w:type="paragraph" w:styleId="Revisin">
    <w:name w:val="Revision"/>
    <w:hidden/>
    <w:uiPriority w:val="99"/>
    <w:semiHidden/>
    <w:rsid w:val="00FE6906"/>
    <w:pPr>
      <w:spacing w:after="0" w:line="240" w:lineRule="auto"/>
    </w:pPr>
  </w:style>
  <w:style w:type="character" w:styleId="Refdecomentario">
    <w:name w:val="annotation reference"/>
    <w:basedOn w:val="Fuentedeprrafopredeter"/>
    <w:uiPriority w:val="99"/>
    <w:semiHidden/>
    <w:unhideWhenUsed/>
    <w:rsid w:val="000003D8"/>
    <w:rPr>
      <w:sz w:val="16"/>
      <w:szCs w:val="16"/>
    </w:rPr>
  </w:style>
  <w:style w:type="paragraph" w:styleId="Textocomentario">
    <w:name w:val="annotation text"/>
    <w:basedOn w:val="Normal"/>
    <w:link w:val="TextocomentarioCar"/>
    <w:uiPriority w:val="99"/>
    <w:unhideWhenUsed/>
    <w:rsid w:val="000003D8"/>
    <w:pPr>
      <w:spacing w:line="240" w:lineRule="auto"/>
    </w:pPr>
    <w:rPr>
      <w:sz w:val="20"/>
      <w:szCs w:val="20"/>
    </w:rPr>
  </w:style>
  <w:style w:type="character" w:customStyle="1" w:styleId="TextocomentarioCar">
    <w:name w:val="Texto comentario Car"/>
    <w:basedOn w:val="Fuentedeprrafopredeter"/>
    <w:link w:val="Textocomentario"/>
    <w:uiPriority w:val="99"/>
    <w:rsid w:val="000003D8"/>
    <w:rPr>
      <w:sz w:val="20"/>
      <w:szCs w:val="20"/>
    </w:rPr>
  </w:style>
  <w:style w:type="paragraph" w:styleId="Asuntodelcomentario">
    <w:name w:val="annotation subject"/>
    <w:basedOn w:val="Textocomentario"/>
    <w:next w:val="Textocomentario"/>
    <w:link w:val="AsuntodelcomentarioCar"/>
    <w:uiPriority w:val="99"/>
    <w:semiHidden/>
    <w:unhideWhenUsed/>
    <w:rsid w:val="000003D8"/>
    <w:rPr>
      <w:b/>
      <w:bCs/>
    </w:rPr>
  </w:style>
  <w:style w:type="character" w:customStyle="1" w:styleId="AsuntodelcomentarioCar">
    <w:name w:val="Asunto del comentario Car"/>
    <w:basedOn w:val="TextocomentarioCar"/>
    <w:link w:val="Asuntodelcomentario"/>
    <w:uiPriority w:val="99"/>
    <w:semiHidden/>
    <w:rsid w:val="000003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87853">
      <w:bodyDiv w:val="1"/>
      <w:marLeft w:val="0"/>
      <w:marRight w:val="0"/>
      <w:marTop w:val="0"/>
      <w:marBottom w:val="0"/>
      <w:divBdr>
        <w:top w:val="none" w:sz="0" w:space="0" w:color="auto"/>
        <w:left w:val="none" w:sz="0" w:space="0" w:color="auto"/>
        <w:bottom w:val="none" w:sz="0" w:space="0" w:color="auto"/>
        <w:right w:val="none" w:sz="0" w:space="0" w:color="auto"/>
      </w:divBdr>
    </w:div>
    <w:div w:id="233129658">
      <w:bodyDiv w:val="1"/>
      <w:marLeft w:val="0"/>
      <w:marRight w:val="0"/>
      <w:marTop w:val="0"/>
      <w:marBottom w:val="0"/>
      <w:divBdr>
        <w:top w:val="none" w:sz="0" w:space="0" w:color="auto"/>
        <w:left w:val="none" w:sz="0" w:space="0" w:color="auto"/>
        <w:bottom w:val="none" w:sz="0" w:space="0" w:color="auto"/>
        <w:right w:val="none" w:sz="0" w:space="0" w:color="auto"/>
      </w:divBdr>
    </w:div>
    <w:div w:id="186266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tif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tiff"/><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7A170-08F7-44D7-9D23-30E2D8E86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6346</TotalTime>
  <Pages>18</Pages>
  <Words>24928</Words>
  <Characters>142090</Characters>
  <Application>Microsoft Office Word</Application>
  <DocSecurity>0</DocSecurity>
  <Lines>1184</Lines>
  <Paragraphs>333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Medina, Cristy</dc:creator>
  <cp:keywords/>
  <dc:description/>
  <cp:lastModifiedBy>Prenafeta, Francesc</cp:lastModifiedBy>
  <cp:revision>395</cp:revision>
  <dcterms:created xsi:type="dcterms:W3CDTF">2025-01-31T15:38:00Z</dcterms:created>
  <dcterms:modified xsi:type="dcterms:W3CDTF">2025-02-12T11:26:00Z</dcterms:modified>
</cp:coreProperties>
</file>